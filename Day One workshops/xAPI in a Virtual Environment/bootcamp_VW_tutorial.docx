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DEBEBA" w14:textId="77777777" w:rsidR="00A956B5" w:rsidRDefault="00924A31" w:rsidP="00924A31">
      <w:pPr>
        <w:pStyle w:val="Title"/>
      </w:pPr>
      <w:r>
        <w:t>xAPI in a Virtual World Tutorial Instructions</w:t>
      </w:r>
    </w:p>
    <w:p w14:paraId="7947BC2F" w14:textId="77777777" w:rsidR="00924A31" w:rsidRDefault="00924A31" w:rsidP="00924A31"/>
    <w:p w14:paraId="500B5660" w14:textId="339C3AEE" w:rsidR="00924A31" w:rsidRDefault="00924A31" w:rsidP="00924A31">
      <w:pPr>
        <w:rPr>
          <w:ins w:id="0" w:author="Chadwick, Robert C." w:date="2015-07-13T16:02:00Z"/>
        </w:rPr>
      </w:pPr>
      <w:r>
        <w:t xml:space="preserve">This </w:t>
      </w:r>
      <w:commentRangeStart w:id="1"/>
      <w:r>
        <w:t xml:space="preserve">guide </w:t>
      </w:r>
      <w:commentRangeEnd w:id="1"/>
      <w:r w:rsidR="004B7E62">
        <w:rPr>
          <w:rStyle w:val="CommentReference"/>
        </w:rPr>
        <w:commentReference w:id="1"/>
      </w:r>
      <w:r>
        <w:t xml:space="preserve">will walk you through adding xAPI performance tracking to an existing virtual world environment. </w:t>
      </w:r>
      <w:del w:id="2" w:author="MarvinD" w:date="2015-07-10T04:50:00Z">
        <w:r w:rsidDel="004B3E0B">
          <w:delText xml:space="preserve">This </w:delText>
        </w:r>
      </w:del>
      <w:ins w:id="3" w:author="MarvinD" w:date="2015-07-10T04:50:00Z">
        <w:r w:rsidR="004B3E0B">
          <w:t xml:space="preserve">The </w:t>
        </w:r>
      </w:ins>
      <w:r>
        <w:t xml:space="preserve">environment is already created with some simple goals, and we will expand it such that the accomplishment of these goals creates records in the ADL Learning Record Store. We will accomplish this by using the virtual </w:t>
      </w:r>
      <w:r w:rsidR="00A07EA1">
        <w:t>environment’s built</w:t>
      </w:r>
      <w:r>
        <w:t xml:space="preserve"> in xAPI wrapper support, which mirrors almost exactly the xAPI wrapper you’ve seen in previous sessions. Before we begin, we’ve got a few s</w:t>
      </w:r>
      <w:r w:rsidR="00A07EA1">
        <w:t>teps to take to get set up.</w:t>
      </w:r>
      <w:ins w:id="4" w:author="Chadwick, Robert C." w:date="2015-07-13T16:02:00Z">
        <w:r w:rsidR="00CC3A83">
          <w:t xml:space="preserve"> You can find a copy of this document at </w:t>
        </w:r>
        <w:r w:rsidR="00CC3A83" w:rsidRPr="00CC3A83">
          <w:t>http://bit.ly/1HYkp1j</w:t>
        </w:r>
      </w:ins>
    </w:p>
    <w:p w14:paraId="0B8D99E6" w14:textId="77777777" w:rsidR="00CC3A83" w:rsidDel="00CC3A83" w:rsidRDefault="00CC3A83" w:rsidP="00924A31">
      <w:pPr>
        <w:rPr>
          <w:del w:id="5" w:author="Chadwick, Robert C." w:date="2015-07-13T16:02:00Z"/>
        </w:rPr>
      </w:pPr>
    </w:p>
    <w:p w14:paraId="5DFD9217" w14:textId="77777777" w:rsidR="00A07EA1" w:rsidRDefault="00A07EA1" w:rsidP="00924A31"/>
    <w:p w14:paraId="63DA67CD" w14:textId="77777777" w:rsidR="00A07EA1" w:rsidRDefault="009256CC" w:rsidP="009256CC">
      <w:pPr>
        <w:pStyle w:val="Heading1"/>
      </w:pPr>
      <w:r>
        <w:t>Test Compatibility</w:t>
      </w:r>
    </w:p>
    <w:p w14:paraId="4CCD0F72" w14:textId="00107E87" w:rsidR="009256CC" w:rsidRDefault="009256CC" w:rsidP="009256CC">
      <w:r>
        <w:t xml:space="preserve">The Sandbox Virtual World is an HTML5 application that requires WebGL support.  You can discover </w:t>
      </w:r>
      <w:del w:id="6" w:author="spotswoodL" w:date="2015-07-09T12:57:00Z">
        <w:r w:rsidDel="00A3454A">
          <w:delText xml:space="preserve">that </w:delText>
        </w:r>
      </w:del>
      <w:ins w:id="7" w:author="spotswoodL" w:date="2015-07-09T12:57:00Z">
        <w:r w:rsidR="00A3454A">
          <w:t xml:space="preserve">if </w:t>
        </w:r>
      </w:ins>
      <w:r>
        <w:t xml:space="preserve">your browser is supported by visiting </w:t>
      </w:r>
      <w:ins w:id="8" w:author="Chadwick, Robert C." w:date="2015-07-13T15:58:00Z">
        <w:r w:rsidR="006F01A4">
          <w:fldChar w:fldCharType="begin"/>
        </w:r>
        <w:r w:rsidR="006F01A4">
          <w:instrText xml:space="preserve"> HYPERLINK "</w:instrText>
        </w:r>
      </w:ins>
      <w:r w:rsidR="006F01A4" w:rsidRPr="006F01A4">
        <w:rPr>
          <w:rPrChange w:id="9" w:author="Chadwick, Robert C." w:date="2015-07-13T15:58:00Z">
            <w:rPr>
              <w:rStyle w:val="Hyperlink"/>
            </w:rPr>
          </w:rPrChange>
        </w:rPr>
        <w:instrText>http://</w:instrText>
      </w:r>
      <w:ins w:id="10" w:author="Chadwick, Robert C." w:date="2015-07-13T15:58:00Z">
        <w:r w:rsidR="006F01A4" w:rsidRPr="006F01A4">
          <w:rPr>
            <w:rPrChange w:id="11" w:author="Chadwick, Robert C." w:date="2015-07-13T15:58:00Z">
              <w:rPr>
                <w:rStyle w:val="Hyperlink"/>
              </w:rPr>
            </w:rPrChange>
          </w:rPr>
          <w:instrText>bootcamp.adlnet.gov</w:instrText>
        </w:r>
      </w:ins>
      <w:r w:rsidR="006F01A4" w:rsidRPr="006F01A4">
        <w:rPr>
          <w:rPrChange w:id="12" w:author="Chadwick, Robert C." w:date="2015-07-13T15:58:00Z">
            <w:rPr>
              <w:rStyle w:val="Hyperlink"/>
            </w:rPr>
          </w:rPrChange>
        </w:rPr>
        <w:instrText>/100/adl/sandbox/test</w:instrText>
      </w:r>
      <w:ins w:id="13" w:author="Chadwick, Robert C." w:date="2015-07-13T15:58:00Z">
        <w:r w:rsidR="006F01A4">
          <w:instrText xml:space="preserve">" </w:instrText>
        </w:r>
        <w:r w:rsidR="006F01A4">
          <w:fldChar w:fldCharType="separate"/>
        </w:r>
      </w:ins>
      <w:r w:rsidR="006F01A4" w:rsidRPr="00833FA5">
        <w:rPr>
          <w:rStyle w:val="Hyperlink"/>
          <w:rPrChange w:id="14" w:author="Chadwick, Robert C." w:date="2015-07-13T15:58:00Z">
            <w:rPr>
              <w:rStyle w:val="Hyperlink"/>
            </w:rPr>
          </w:rPrChange>
        </w:rPr>
        <w:t>http://</w:t>
      </w:r>
      <w:ins w:id="15" w:author="Chadwick, Robert C." w:date="2015-07-13T15:58:00Z">
        <w:r w:rsidR="006F01A4" w:rsidRPr="00833FA5">
          <w:rPr>
            <w:rStyle w:val="Hyperlink"/>
            <w:rPrChange w:id="16" w:author="Chadwick, Robert C." w:date="2015-07-13T15:58:00Z">
              <w:rPr>
                <w:rStyle w:val="Hyperlink"/>
              </w:rPr>
            </w:rPrChange>
          </w:rPr>
          <w:t>bootcamp.adln</w:t>
        </w:r>
        <w:r w:rsidR="006F01A4" w:rsidRPr="00833FA5">
          <w:rPr>
            <w:rStyle w:val="Hyperlink"/>
            <w:rPrChange w:id="17" w:author="Chadwick, Robert C." w:date="2015-07-13T15:58:00Z">
              <w:rPr>
                <w:rStyle w:val="Hyperlink"/>
              </w:rPr>
            </w:rPrChange>
          </w:rPr>
          <w:t>e</w:t>
        </w:r>
        <w:r w:rsidR="006F01A4" w:rsidRPr="00833FA5">
          <w:rPr>
            <w:rStyle w:val="Hyperlink"/>
            <w:rPrChange w:id="18" w:author="Chadwick, Robert C." w:date="2015-07-13T15:58:00Z">
              <w:rPr>
                <w:rStyle w:val="Hyperlink"/>
              </w:rPr>
            </w:rPrChange>
          </w:rPr>
          <w:t>t.gov</w:t>
        </w:r>
      </w:ins>
      <w:del w:id="19" w:author="Chadwick, Robert C." w:date="2015-07-13T15:58:00Z">
        <w:r w:rsidR="006F01A4" w:rsidRPr="00833FA5" w:rsidDel="006F01A4">
          <w:rPr>
            <w:rStyle w:val="Hyperlink"/>
            <w:rPrChange w:id="20" w:author="Chadwick, Robert C." w:date="2015-07-13T15:58:00Z">
              <w:rPr>
                <w:rStyle w:val="Hyperlink"/>
              </w:rPr>
            </w:rPrChange>
          </w:rPr>
          <w:delText>54.175.234.78</w:delText>
        </w:r>
      </w:del>
      <w:r w:rsidR="006F01A4" w:rsidRPr="00833FA5">
        <w:rPr>
          <w:rStyle w:val="Hyperlink"/>
          <w:rPrChange w:id="21" w:author="Chadwick, Robert C." w:date="2015-07-13T15:58:00Z">
            <w:rPr>
              <w:rStyle w:val="Hyperlink"/>
            </w:rPr>
          </w:rPrChange>
        </w:rPr>
        <w:t>/100/adl/sandbox/test</w:t>
      </w:r>
      <w:ins w:id="22" w:author="Chadwick, Robert C." w:date="2015-07-13T15:58:00Z">
        <w:r w:rsidR="006F01A4">
          <w:fldChar w:fldCharType="end"/>
        </w:r>
      </w:ins>
      <w:r>
        <w:t xml:space="preserve">. </w:t>
      </w:r>
    </w:p>
    <w:p w14:paraId="71D6586F" w14:textId="77777777" w:rsidR="009256CC" w:rsidRDefault="009256CC" w:rsidP="009256CC"/>
    <w:p w14:paraId="470B9A3A" w14:textId="77777777" w:rsidR="009256CC" w:rsidRDefault="009256CC" w:rsidP="009256CC">
      <w:pPr>
        <w:pStyle w:val="Heading1"/>
      </w:pPr>
      <w:r>
        <w:t>Setup</w:t>
      </w:r>
    </w:p>
    <w:p w14:paraId="23287F4F" w14:textId="1AB44DB7" w:rsidR="009256CC" w:rsidRDefault="009256CC" w:rsidP="009256CC">
      <w:pPr>
        <w:pStyle w:val="ListParagraph"/>
        <w:numPr>
          <w:ilvl w:val="0"/>
          <w:numId w:val="3"/>
        </w:numPr>
      </w:pPr>
      <w:r>
        <w:t xml:space="preserve">You’ll need an account on the server in order to author your project, so please sign up. Feel free to use any dummy name and email address you like. We’ll be deleting the virtual machine that hosts this virtual world after the session. To sign up, please visit </w:t>
      </w:r>
      <w:ins w:id="23" w:author="Chadwick, Robert C." w:date="2015-07-13T15:59:00Z">
        <w:r w:rsidR="006F01A4">
          <w:fldChar w:fldCharType="begin"/>
        </w:r>
        <w:r w:rsidR="006F01A4">
          <w:instrText xml:space="preserve"> HYPERLINK "</w:instrText>
        </w:r>
      </w:ins>
      <w:r w:rsidR="006F01A4" w:rsidRPr="006F01A4">
        <w:rPr>
          <w:rPrChange w:id="24" w:author="Chadwick, Robert C." w:date="2015-07-13T15:59:00Z">
            <w:rPr>
              <w:rStyle w:val="Hyperlink"/>
            </w:rPr>
          </w:rPrChange>
        </w:rPr>
        <w:instrText>http://</w:instrText>
      </w:r>
      <w:ins w:id="25" w:author="Chadwick, Robert C." w:date="2015-07-13T15:59:00Z">
        <w:r w:rsidR="006F01A4" w:rsidRPr="006F01A4">
          <w:rPr>
            <w:rPrChange w:id="26" w:author="Chadwick, Robert C." w:date="2015-07-13T15:59:00Z">
              <w:rPr>
                <w:rStyle w:val="Hyperlink"/>
              </w:rPr>
            </w:rPrChange>
          </w:rPr>
          <w:instrText>bootcamp.adlnet.gov</w:instrText>
        </w:r>
      </w:ins>
      <w:r w:rsidR="006F01A4" w:rsidRPr="006F01A4">
        <w:rPr>
          <w:rPrChange w:id="27" w:author="Chadwick, Robert C." w:date="2015-07-13T15:59:00Z">
            <w:rPr>
              <w:rStyle w:val="Hyperlink"/>
            </w:rPr>
          </w:rPrChange>
        </w:rPr>
        <w:instrText>/100/</w:instrText>
      </w:r>
      <w:ins w:id="28" w:author="Chadwick, Robert C." w:date="2015-07-13T15:59:00Z">
        <w:r w:rsidR="006F01A4">
          <w:instrText xml:space="preserve">" </w:instrText>
        </w:r>
        <w:r w:rsidR="006F01A4">
          <w:fldChar w:fldCharType="separate"/>
        </w:r>
      </w:ins>
      <w:r w:rsidR="006F01A4" w:rsidRPr="00833FA5">
        <w:rPr>
          <w:rStyle w:val="Hyperlink"/>
          <w:rPrChange w:id="29" w:author="Chadwick, Robert C." w:date="2015-07-13T15:59:00Z">
            <w:rPr>
              <w:rStyle w:val="Hyperlink"/>
            </w:rPr>
          </w:rPrChange>
        </w:rPr>
        <w:t>http://</w:t>
      </w:r>
      <w:del w:id="30" w:author="Chadwick, Robert C." w:date="2015-07-13T15:59:00Z">
        <w:r w:rsidR="006F01A4" w:rsidRPr="00833FA5" w:rsidDel="006F01A4">
          <w:rPr>
            <w:rStyle w:val="Hyperlink"/>
            <w:rPrChange w:id="31" w:author="Chadwick, Robert C." w:date="2015-07-13T15:59:00Z">
              <w:rPr>
                <w:rStyle w:val="Hyperlink"/>
              </w:rPr>
            </w:rPrChange>
          </w:rPr>
          <w:delText>54.175.234.78</w:delText>
        </w:r>
      </w:del>
      <w:ins w:id="32" w:author="Chadwick, Robert C." w:date="2015-07-13T15:59:00Z">
        <w:r w:rsidR="006F01A4" w:rsidRPr="00833FA5">
          <w:rPr>
            <w:rStyle w:val="Hyperlink"/>
            <w:rPrChange w:id="33" w:author="Chadwick, Robert C." w:date="2015-07-13T15:59:00Z">
              <w:rPr>
                <w:rStyle w:val="Hyperlink"/>
              </w:rPr>
            </w:rPrChange>
          </w:rPr>
          <w:t>bootcamp.adlnet.gov</w:t>
        </w:r>
      </w:ins>
      <w:r w:rsidR="006F01A4" w:rsidRPr="00833FA5">
        <w:rPr>
          <w:rStyle w:val="Hyperlink"/>
          <w:rPrChange w:id="34" w:author="Chadwick, Robert C." w:date="2015-07-13T15:59:00Z">
            <w:rPr>
              <w:rStyle w:val="Hyperlink"/>
            </w:rPr>
          </w:rPrChange>
        </w:rPr>
        <w:t>/100/</w:t>
      </w:r>
      <w:ins w:id="35" w:author="Chadwick, Robert C." w:date="2015-07-13T15:59:00Z">
        <w:r w:rsidR="006F01A4">
          <w:fldChar w:fldCharType="end"/>
        </w:r>
      </w:ins>
      <w:r>
        <w:t xml:space="preserve">, </w:t>
      </w:r>
      <w:del w:id="36" w:author="spotswoodL" w:date="2015-07-09T12:54:00Z">
        <w:r w:rsidDel="00A3454A">
          <w:delText xml:space="preserve">then </w:delText>
        </w:r>
      </w:del>
      <w:r>
        <w:t>click “Sign In</w:t>
      </w:r>
      <w:ins w:id="37" w:author="MarvinD" w:date="2015-07-10T04:55:00Z">
        <w:r w:rsidR="004B3E0B">
          <w:t>,</w:t>
        </w:r>
      </w:ins>
      <w:r>
        <w:t xml:space="preserve">” </w:t>
      </w:r>
      <w:del w:id="38" w:author="MarvinD" w:date="2015-07-10T04:55:00Z">
        <w:r w:rsidDel="004B3E0B">
          <w:delText xml:space="preserve">and </w:delText>
        </w:r>
      </w:del>
      <w:r>
        <w:t xml:space="preserve">then “Sign Up </w:t>
      </w:r>
      <w:del w:id="39" w:author="spotswoodL" w:date="2015-07-09T12:58:00Z">
        <w:r w:rsidDel="00A3454A">
          <w:delText>Now”</w:delText>
        </w:r>
      </w:del>
      <w:del w:id="40" w:author="spotswoodL" w:date="2015-07-09T12:56:00Z">
        <w:r w:rsidDel="00A3454A">
          <w:delText xml:space="preserve">, </w:delText>
        </w:r>
      </w:del>
      <w:del w:id="41" w:author="spotswoodL" w:date="2015-07-09T12:58:00Z">
        <w:r w:rsidDel="00A3454A">
          <w:delText>and</w:delText>
        </w:r>
      </w:del>
      <w:ins w:id="42" w:author="spotswoodL" w:date="2015-07-09T12:58:00Z">
        <w:r w:rsidR="00A3454A">
          <w:t>Now,” and</w:t>
        </w:r>
      </w:ins>
      <w:r>
        <w:t xml:space="preserve"> finally “Create </w:t>
      </w:r>
      <w:commentRangeStart w:id="43"/>
      <w:r>
        <w:t>Account</w:t>
      </w:r>
      <w:commentRangeEnd w:id="43"/>
      <w:r w:rsidR="004B3E0B">
        <w:rPr>
          <w:rStyle w:val="CommentReference"/>
        </w:rPr>
        <w:commentReference w:id="43"/>
      </w:r>
      <w:ins w:id="44" w:author="spotswoodL" w:date="2015-07-09T12:58:00Z">
        <w:r w:rsidR="00A3454A">
          <w:t>.</w:t>
        </w:r>
      </w:ins>
      <w:r>
        <w:t>”</w:t>
      </w:r>
      <w:del w:id="45" w:author="spotswoodL" w:date="2015-07-09T12:58:00Z">
        <w:r w:rsidDel="00A3454A">
          <w:delText>.</w:delText>
        </w:r>
      </w:del>
    </w:p>
    <w:p w14:paraId="63A8C42D" w14:textId="77777777" w:rsidR="009256CC" w:rsidRDefault="009256CC" w:rsidP="009256CC">
      <w:pPr>
        <w:pStyle w:val="ListParagraph"/>
        <w:numPr>
          <w:ilvl w:val="1"/>
          <w:numId w:val="3"/>
        </w:numPr>
      </w:pPr>
      <w:r>
        <w:rPr>
          <w:noProof/>
        </w:rPr>
        <w:drawing>
          <wp:inline distT="0" distB="0" distL="0" distR="0" wp14:anchorId="265E43BD" wp14:editId="09597A96">
            <wp:extent cx="3981450" cy="22272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4041704" cy="2260936"/>
                    </a:xfrm>
                    <a:prstGeom prst="rect">
                      <a:avLst/>
                    </a:prstGeom>
                  </pic:spPr>
                </pic:pic>
              </a:graphicData>
            </a:graphic>
          </wp:inline>
        </w:drawing>
      </w:r>
    </w:p>
    <w:p w14:paraId="5C7AE151" w14:textId="77777777" w:rsidR="009256CC" w:rsidRDefault="009256CC" w:rsidP="009256CC">
      <w:pPr>
        <w:pStyle w:val="ListParagraph"/>
        <w:numPr>
          <w:ilvl w:val="1"/>
          <w:numId w:val="3"/>
        </w:numPr>
      </w:pPr>
      <w:r>
        <w:rPr>
          <w:noProof/>
        </w:rPr>
        <w:lastRenderedPageBreak/>
        <w:drawing>
          <wp:inline distT="0" distB="0" distL="0" distR="0" wp14:anchorId="48C08690" wp14:editId="1CF71363">
            <wp:extent cx="4051298" cy="23247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080095" cy="2341260"/>
                    </a:xfrm>
                    <a:prstGeom prst="rect">
                      <a:avLst/>
                    </a:prstGeom>
                  </pic:spPr>
                </pic:pic>
              </a:graphicData>
            </a:graphic>
          </wp:inline>
        </w:drawing>
      </w:r>
    </w:p>
    <w:p w14:paraId="7122BAA3" w14:textId="77777777" w:rsidR="00D020B3" w:rsidRDefault="00D020B3" w:rsidP="009256CC">
      <w:pPr>
        <w:pStyle w:val="ListParagraph"/>
        <w:numPr>
          <w:ilvl w:val="1"/>
          <w:numId w:val="3"/>
        </w:numPr>
      </w:pPr>
      <w:r>
        <w:rPr>
          <w:noProof/>
        </w:rPr>
        <w:drawing>
          <wp:inline distT="0" distB="0" distL="0" distR="0" wp14:anchorId="4DAF84F8" wp14:editId="618D0D49">
            <wp:extent cx="4043273" cy="2148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077404" cy="2166339"/>
                    </a:xfrm>
                    <a:prstGeom prst="rect">
                      <a:avLst/>
                    </a:prstGeom>
                  </pic:spPr>
                </pic:pic>
              </a:graphicData>
            </a:graphic>
          </wp:inline>
        </w:drawing>
      </w:r>
    </w:p>
    <w:p w14:paraId="5C5EF3BA" w14:textId="77777777" w:rsidR="009256CC" w:rsidRDefault="009256CC" w:rsidP="009256CC">
      <w:pPr>
        <w:pStyle w:val="ListParagraph"/>
        <w:numPr>
          <w:ilvl w:val="0"/>
          <w:numId w:val="3"/>
        </w:numPr>
      </w:pPr>
      <w:r>
        <w:t xml:space="preserve">Once you have an account, you can </w:t>
      </w:r>
      <w:r w:rsidR="00D020B3">
        <w:t>create your own copy of</w:t>
      </w:r>
      <w:r>
        <w:t xml:space="preserve"> the start</w:t>
      </w:r>
      <w:r w:rsidR="00D020B3">
        <w:t>ing world. The starting world is already set up with simple goals and behaviors, to which we will add xAPI tracking. To clone the world, we first need to find it in the worlds list. Click the “Worlds” link from either the top banner or the homepage, and search for “Bootcamp</w:t>
      </w:r>
      <w:ins w:id="46" w:author="spotswoodL" w:date="2015-07-09T13:09:00Z">
        <w:r w:rsidR="00A3454A">
          <w:t>.</w:t>
        </w:r>
      </w:ins>
      <w:r w:rsidR="00D020B3">
        <w:t>”</w:t>
      </w:r>
    </w:p>
    <w:p w14:paraId="41B911CB" w14:textId="77777777" w:rsidR="00D020B3" w:rsidRDefault="00D020B3" w:rsidP="00D020B3">
      <w:pPr>
        <w:pStyle w:val="ListParagraph"/>
        <w:numPr>
          <w:ilvl w:val="1"/>
          <w:numId w:val="3"/>
        </w:numPr>
      </w:pPr>
      <w:r>
        <w:rPr>
          <w:noProof/>
        </w:rPr>
        <w:drawing>
          <wp:inline distT="0" distB="0" distL="0" distR="0" wp14:anchorId="7B4398A3" wp14:editId="6B438D5D">
            <wp:extent cx="4026974" cy="124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072098" cy="1254694"/>
                    </a:xfrm>
                    <a:prstGeom prst="rect">
                      <a:avLst/>
                    </a:prstGeom>
                  </pic:spPr>
                </pic:pic>
              </a:graphicData>
            </a:graphic>
          </wp:inline>
        </w:drawing>
      </w:r>
    </w:p>
    <w:p w14:paraId="73EC6FCF" w14:textId="77777777" w:rsidR="00D020B3" w:rsidRDefault="00D020B3" w:rsidP="00D020B3">
      <w:pPr>
        <w:pStyle w:val="ListParagraph"/>
        <w:numPr>
          <w:ilvl w:val="0"/>
          <w:numId w:val="3"/>
        </w:numPr>
      </w:pPr>
      <w:r>
        <w:t>Click on the search result titled “Bootcamp Start</w:t>
      </w:r>
      <w:ins w:id="47" w:author="spotswoodL" w:date="2015-07-09T13:09:00Z">
        <w:r w:rsidR="00A3454A">
          <w:t>.</w:t>
        </w:r>
      </w:ins>
      <w:r>
        <w:t>”</w:t>
      </w:r>
      <w:del w:id="48" w:author="spotswoodL" w:date="2015-07-09T13:09:00Z">
        <w:r w:rsidDel="00A3454A">
          <w:delText>.</w:delText>
        </w:r>
      </w:del>
      <w:r>
        <w:t xml:space="preserve"> On the resulting page, look for the duplicate link. This link will create a copy of the world that you will </w:t>
      </w:r>
      <w:del w:id="49" w:author="MarvinD" w:date="2015-07-10T05:01:00Z">
        <w:r w:rsidDel="004B7E62">
          <w:delText xml:space="preserve">be the </w:delText>
        </w:r>
      </w:del>
      <w:ins w:id="50" w:author="MarvinD" w:date="2015-07-10T05:01:00Z">
        <w:r w:rsidR="004B7E62">
          <w:t>“</w:t>
        </w:r>
      </w:ins>
      <w:r>
        <w:t>own</w:t>
      </w:r>
      <w:ins w:id="51" w:author="MarvinD" w:date="2015-07-10T05:01:00Z">
        <w:r w:rsidR="004B7E62">
          <w:t>” for this exercise</w:t>
        </w:r>
      </w:ins>
      <w:del w:id="52" w:author="MarvinD" w:date="2015-07-10T05:01:00Z">
        <w:r w:rsidDel="004B7E62">
          <w:delText>er of</w:delText>
        </w:r>
      </w:del>
      <w:r>
        <w:t xml:space="preserve">. </w:t>
      </w:r>
    </w:p>
    <w:p w14:paraId="508A5AF3" w14:textId="77777777" w:rsidR="00D020B3" w:rsidRDefault="00D020B3" w:rsidP="00D020B3">
      <w:pPr>
        <w:pStyle w:val="ListParagraph"/>
        <w:numPr>
          <w:ilvl w:val="1"/>
          <w:numId w:val="3"/>
        </w:numPr>
      </w:pPr>
      <w:r>
        <w:rPr>
          <w:noProof/>
        </w:rPr>
        <w:lastRenderedPageBreak/>
        <w:drawing>
          <wp:inline distT="0" distB="0" distL="0" distR="0" wp14:anchorId="19931536" wp14:editId="3AA165CD">
            <wp:extent cx="4043052" cy="3363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059244" cy="3377066"/>
                    </a:xfrm>
                    <a:prstGeom prst="rect">
                      <a:avLst/>
                    </a:prstGeom>
                  </pic:spPr>
                </pic:pic>
              </a:graphicData>
            </a:graphic>
          </wp:inline>
        </w:drawing>
      </w:r>
    </w:p>
    <w:p w14:paraId="66CFF4C4" w14:textId="77777777" w:rsidR="00D020B3" w:rsidRDefault="00D020B3" w:rsidP="00D020B3">
      <w:pPr>
        <w:pStyle w:val="ListParagraph"/>
        <w:numPr>
          <w:ilvl w:val="0"/>
          <w:numId w:val="3"/>
        </w:numPr>
      </w:pPr>
      <w:r>
        <w:t>After you have clicked the “Duplicate” link, you should be prompted to enter a new title and description. Please select a title you can remember. If you should ever forget which world is yours, look for the “My Worlds” link from the world search page.</w:t>
      </w:r>
    </w:p>
    <w:p w14:paraId="52EDF0E6" w14:textId="77777777" w:rsidR="00D020B3" w:rsidRDefault="003416AE" w:rsidP="00D020B3">
      <w:pPr>
        <w:pStyle w:val="ListParagraph"/>
        <w:numPr>
          <w:ilvl w:val="0"/>
          <w:numId w:val="3"/>
        </w:numPr>
      </w:pPr>
      <w:r>
        <w:t>Click “Create</w:t>
      </w:r>
      <w:ins w:id="53" w:author="spotswoodL" w:date="2015-07-09T16:06:00Z">
        <w:r w:rsidR="00027FF1">
          <w:t>.</w:t>
        </w:r>
      </w:ins>
      <w:r>
        <w:t>”</w:t>
      </w:r>
    </w:p>
    <w:p w14:paraId="0D3F7E66" w14:textId="77777777" w:rsidR="003416AE" w:rsidRDefault="003416AE" w:rsidP="00D020B3">
      <w:pPr>
        <w:pStyle w:val="ListParagraph"/>
        <w:numPr>
          <w:ilvl w:val="0"/>
          <w:numId w:val="3"/>
        </w:numPr>
      </w:pPr>
      <w:r>
        <w:t xml:space="preserve">Now, we have a copy of the world that belongs to you. We do want to do a tiny bit </w:t>
      </w:r>
      <w:del w:id="54" w:author="MarvinD" w:date="2015-07-10T05:02:00Z">
        <w:r w:rsidDel="004B7E62">
          <w:delText xml:space="preserve">of </w:delText>
        </w:r>
      </w:del>
      <w:ins w:id="55" w:author="MarvinD" w:date="2015-07-10T05:02:00Z">
        <w:r w:rsidR="004B7E62">
          <w:t xml:space="preserve">more </w:t>
        </w:r>
      </w:ins>
      <w:r>
        <w:t>setup. Click “Settings</w:t>
      </w:r>
      <w:ins w:id="56" w:author="spotswoodL" w:date="2015-07-09T16:06:00Z">
        <w:r w:rsidR="00027FF1">
          <w:t>.</w:t>
        </w:r>
      </w:ins>
      <w:r>
        <w:t>”</w:t>
      </w:r>
    </w:p>
    <w:p w14:paraId="57E0D689" w14:textId="77777777" w:rsidR="003416AE" w:rsidRDefault="003416AE" w:rsidP="003416AE">
      <w:pPr>
        <w:pStyle w:val="ListParagraph"/>
        <w:numPr>
          <w:ilvl w:val="1"/>
          <w:numId w:val="3"/>
        </w:numPr>
      </w:pPr>
      <w:r>
        <w:rPr>
          <w:noProof/>
        </w:rPr>
        <w:lastRenderedPageBreak/>
        <w:drawing>
          <wp:inline distT="0" distB="0" distL="0" distR="0" wp14:anchorId="5CCB3141" wp14:editId="7A2D64E6">
            <wp:extent cx="4238625" cy="37758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255194" cy="3790577"/>
                    </a:xfrm>
                    <a:prstGeom prst="rect">
                      <a:avLst/>
                    </a:prstGeom>
                  </pic:spPr>
                </pic:pic>
              </a:graphicData>
            </a:graphic>
          </wp:inline>
        </w:drawing>
      </w:r>
    </w:p>
    <w:p w14:paraId="67932A8C" w14:textId="77777777" w:rsidR="003416AE" w:rsidRDefault="003416AE" w:rsidP="003416AE">
      <w:pPr>
        <w:pStyle w:val="ListParagraph"/>
        <w:numPr>
          <w:ilvl w:val="0"/>
          <w:numId w:val="3"/>
        </w:numPr>
      </w:pPr>
      <w:r>
        <w:t>Uncheck “Create Avatar for Each User</w:t>
      </w:r>
      <w:ins w:id="57" w:author="spotswoodL" w:date="2015-07-09T13:09:00Z">
        <w:r w:rsidR="00A3454A">
          <w:t>,</w:t>
        </w:r>
      </w:ins>
      <w:r>
        <w:t>”</w:t>
      </w:r>
      <w:del w:id="58" w:author="spotswoodL" w:date="2015-07-09T13:10:00Z">
        <w:r w:rsidDel="00A3454A">
          <w:delText>,</w:delText>
        </w:r>
      </w:del>
      <w:r>
        <w:t xml:space="preserve"> then click “Save</w:t>
      </w:r>
      <w:ins w:id="59" w:author="spotswoodL" w:date="2015-07-09T13:21:00Z">
        <w:r w:rsidR="00496A7D">
          <w:t>.</w:t>
        </w:r>
      </w:ins>
      <w:r>
        <w:t>”</w:t>
      </w:r>
    </w:p>
    <w:p w14:paraId="13D42277" w14:textId="77777777" w:rsidR="003416AE" w:rsidRDefault="003416AE" w:rsidP="003416AE">
      <w:pPr>
        <w:pStyle w:val="ListParagraph"/>
        <w:numPr>
          <w:ilvl w:val="1"/>
          <w:numId w:val="3"/>
        </w:numPr>
      </w:pPr>
      <w:r>
        <w:rPr>
          <w:noProof/>
        </w:rPr>
        <w:drawing>
          <wp:inline distT="0" distB="0" distL="0" distR="0" wp14:anchorId="3A84C70A" wp14:editId="12D48B4D">
            <wp:extent cx="4200525" cy="38702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15528" cy="3884050"/>
                    </a:xfrm>
                    <a:prstGeom prst="rect">
                      <a:avLst/>
                    </a:prstGeom>
                  </pic:spPr>
                </pic:pic>
              </a:graphicData>
            </a:graphic>
          </wp:inline>
        </w:drawing>
      </w:r>
    </w:p>
    <w:p w14:paraId="4C3AEE65" w14:textId="67056AA7" w:rsidR="003416AE" w:rsidRDefault="003416AE" w:rsidP="003416AE">
      <w:pPr>
        <w:pStyle w:val="ListParagraph"/>
        <w:numPr>
          <w:ilvl w:val="0"/>
          <w:numId w:val="3"/>
        </w:numPr>
      </w:pPr>
      <w:r>
        <w:t>You can now launch the world. Click “Launch</w:t>
      </w:r>
      <w:ins w:id="60" w:author="spotswoodL" w:date="2015-07-09T13:10:00Z">
        <w:r w:rsidR="00A3454A">
          <w:t>.</w:t>
        </w:r>
      </w:ins>
      <w:r>
        <w:t>”</w:t>
      </w:r>
      <w:ins w:id="61" w:author="Chadwick, Robert C." w:date="2015-07-13T16:03:00Z">
        <w:r w:rsidR="00CC3A83">
          <w:t xml:space="preserve"> </w:t>
        </w:r>
      </w:ins>
      <w:del w:id="62" w:author="spotswoodL" w:date="2015-07-09T13:10:00Z">
        <w:r w:rsidDel="00A3454A">
          <w:delText xml:space="preserve">. </w:delText>
        </w:r>
      </w:del>
      <w:r>
        <w:t>Wait for the world to load….</w:t>
      </w:r>
    </w:p>
    <w:p w14:paraId="0BD87741" w14:textId="77777777" w:rsidR="003416AE" w:rsidRDefault="003416AE" w:rsidP="003416AE">
      <w:pPr>
        <w:pStyle w:val="ListParagraph"/>
        <w:numPr>
          <w:ilvl w:val="1"/>
          <w:numId w:val="3"/>
        </w:numPr>
      </w:pPr>
      <w:r>
        <w:rPr>
          <w:noProof/>
        </w:rPr>
        <w:lastRenderedPageBreak/>
        <w:drawing>
          <wp:inline distT="0" distB="0" distL="0" distR="0" wp14:anchorId="7EF0B314" wp14:editId="7313099D">
            <wp:extent cx="4194982"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202482" cy="3136147"/>
                    </a:xfrm>
                    <a:prstGeom prst="rect">
                      <a:avLst/>
                    </a:prstGeom>
                  </pic:spPr>
                </pic:pic>
              </a:graphicData>
            </a:graphic>
          </wp:inline>
        </w:drawing>
      </w:r>
    </w:p>
    <w:p w14:paraId="0A63B4EF" w14:textId="77777777" w:rsidR="003416AE" w:rsidRDefault="003416AE" w:rsidP="006F6322">
      <w:pPr>
        <w:pStyle w:val="ListParagraph"/>
        <w:pPrChange w:id="63" w:author="Chadwick, Robert C." w:date="2015-07-13T16:09:00Z">
          <w:pPr>
            <w:pStyle w:val="ListParagraph"/>
            <w:numPr>
              <w:numId w:val="3"/>
            </w:numPr>
            <w:ind w:hanging="360"/>
          </w:pPr>
        </w:pPrChange>
      </w:pPr>
    </w:p>
    <w:p w14:paraId="2E20F0C5" w14:textId="77777777" w:rsidR="009256CC" w:rsidRPr="009256CC" w:rsidRDefault="009256CC" w:rsidP="009256CC"/>
    <w:p w14:paraId="40C17508" w14:textId="77777777" w:rsidR="009256CC" w:rsidRDefault="00A26661" w:rsidP="003416AE">
      <w:pPr>
        <w:pStyle w:val="Heading1"/>
      </w:pPr>
      <w:r>
        <w:t>Create a</w:t>
      </w:r>
      <w:r w:rsidR="003416AE">
        <w:t xml:space="preserve"> Behavior</w:t>
      </w:r>
    </w:p>
    <w:p w14:paraId="58B387FA" w14:textId="77777777" w:rsidR="003416AE" w:rsidRDefault="003416AE" w:rsidP="003416AE">
      <w:pPr>
        <w:pStyle w:val="NoSpacing"/>
      </w:pPr>
      <w:r>
        <w:t>Now that we’re all set up, and you have your own copy of the game world, we can begin adding the xAPI code. In this game, the rover must drive to pick up the batteries. We will create a reusable behavior that, when applied to a battery, will post an xAPI statement. Once we’ve added this behavior to a single battery, we will save it to our personal inventory</w:t>
      </w:r>
      <w:ins w:id="64" w:author="spotswoodL" w:date="2015-07-09T13:11:00Z">
        <w:r w:rsidR="00A3454A">
          <w:t xml:space="preserve"> and</w:t>
        </w:r>
      </w:ins>
      <w:del w:id="65" w:author="spotswoodL" w:date="2015-07-09T13:11:00Z">
        <w:r w:rsidDel="00A3454A">
          <w:delText>,</w:delText>
        </w:r>
      </w:del>
      <w:r>
        <w:t xml:space="preserve"> then copy it to the additional batteries. Each battery should report via xAPI who was playing and when it was retrieved. </w:t>
      </w:r>
    </w:p>
    <w:p w14:paraId="7A745403" w14:textId="77777777" w:rsidR="003416AE" w:rsidRDefault="003416AE" w:rsidP="003416AE">
      <w:pPr>
        <w:pStyle w:val="NoSpacing"/>
      </w:pPr>
    </w:p>
    <w:p w14:paraId="5BC80142" w14:textId="77777777" w:rsidR="003416AE" w:rsidRDefault="003416AE" w:rsidP="003416AE">
      <w:pPr>
        <w:pStyle w:val="NoSpacing"/>
        <w:numPr>
          <w:ilvl w:val="0"/>
          <w:numId w:val="4"/>
        </w:numPr>
      </w:pPr>
      <w:r>
        <w:t>Select “Battery 1</w:t>
      </w:r>
      <w:ins w:id="66" w:author="spotswoodL" w:date="2015-07-09T13:12:00Z">
        <w:r w:rsidR="00496A7D">
          <w:t>.</w:t>
        </w:r>
      </w:ins>
      <w:r>
        <w:t>”</w:t>
      </w:r>
      <w:del w:id="67" w:author="spotswoodL" w:date="2015-07-09T13:12:00Z">
        <w:r w:rsidDel="00496A7D">
          <w:delText>.</w:delText>
        </w:r>
      </w:del>
      <w:r>
        <w:t xml:space="preserve"> There are several ways that you can select this object. The easiest is to open the “Hierarchy” editor and click on the object’s name. </w:t>
      </w:r>
      <w:r w:rsidR="00251063">
        <w:t>You should see something like this in the Hierarchy.</w:t>
      </w:r>
      <w:r>
        <w:t xml:space="preserve"> </w:t>
      </w:r>
    </w:p>
    <w:p w14:paraId="22E518B8" w14:textId="77777777" w:rsidR="00251063" w:rsidRDefault="00251063" w:rsidP="00251063">
      <w:pPr>
        <w:pStyle w:val="NoSpacing"/>
        <w:numPr>
          <w:ilvl w:val="1"/>
          <w:numId w:val="4"/>
        </w:numPr>
      </w:pPr>
      <w:r>
        <w:rPr>
          <w:noProof/>
        </w:rPr>
        <w:lastRenderedPageBreak/>
        <w:drawing>
          <wp:inline distT="0" distB="0" distL="0" distR="0" wp14:anchorId="3C64B5E9" wp14:editId="7EA37871">
            <wp:extent cx="305752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57525" cy="2790825"/>
                    </a:xfrm>
                    <a:prstGeom prst="rect">
                      <a:avLst/>
                    </a:prstGeom>
                  </pic:spPr>
                </pic:pic>
              </a:graphicData>
            </a:graphic>
          </wp:inline>
        </w:drawing>
      </w:r>
    </w:p>
    <w:p w14:paraId="49F21938" w14:textId="77777777" w:rsidR="00251063" w:rsidRDefault="00251063" w:rsidP="00251063">
      <w:pPr>
        <w:pStyle w:val="NoSpacing"/>
        <w:numPr>
          <w:ilvl w:val="0"/>
          <w:numId w:val="4"/>
        </w:numPr>
      </w:pPr>
      <w:r>
        <w:t>Now, we will add a blank behavior. From the drop down menu at the top of the screen, find “Create</w:t>
      </w:r>
      <w:ins w:id="68" w:author="spotswoodL" w:date="2015-07-09T16:07:00Z">
        <w:r w:rsidR="00027FF1">
          <w:t>,</w:t>
        </w:r>
      </w:ins>
      <w:r>
        <w:t>” then “Behaviors</w:t>
      </w:r>
      <w:ins w:id="69" w:author="spotswoodL" w:date="2015-07-09T16:07:00Z">
        <w:r w:rsidR="00027FF1">
          <w:t>,</w:t>
        </w:r>
      </w:ins>
      <w:r>
        <w:t xml:space="preserve">” </w:t>
      </w:r>
      <w:ins w:id="70" w:author="spotswoodL" w:date="2015-07-09T16:07:00Z">
        <w:r w:rsidR="00027FF1">
          <w:t xml:space="preserve">and </w:t>
        </w:r>
      </w:ins>
      <w:r>
        <w:t>then “Blank Behavior</w:t>
      </w:r>
      <w:ins w:id="71" w:author="spotswoodL" w:date="2015-07-09T13:12:00Z">
        <w:r w:rsidR="00496A7D">
          <w:t>.</w:t>
        </w:r>
      </w:ins>
      <w:r>
        <w:t>”</w:t>
      </w:r>
      <w:del w:id="72" w:author="spotswoodL" w:date="2015-07-09T13:12:00Z">
        <w:r w:rsidDel="00496A7D">
          <w:delText>.</w:delText>
        </w:r>
      </w:del>
      <w:r>
        <w:t xml:space="preserve"> Click this menu item, and you should see a new behavior appear below the “Battery 1” in the Hierarchy. This behavior will contain our xAPI code. Click it to select it, as below.</w:t>
      </w:r>
    </w:p>
    <w:p w14:paraId="67BE5308" w14:textId="77777777" w:rsidR="00251063" w:rsidRDefault="00251063" w:rsidP="00251063">
      <w:pPr>
        <w:pStyle w:val="NoSpacing"/>
        <w:numPr>
          <w:ilvl w:val="1"/>
          <w:numId w:val="4"/>
        </w:numPr>
      </w:pPr>
      <w:r>
        <w:rPr>
          <w:noProof/>
        </w:rPr>
        <w:drawing>
          <wp:inline distT="0" distB="0" distL="0" distR="0" wp14:anchorId="60508E38" wp14:editId="0D6CEE43">
            <wp:extent cx="3019425" cy="2781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19425" cy="2781300"/>
                    </a:xfrm>
                    <a:prstGeom prst="rect">
                      <a:avLst/>
                    </a:prstGeom>
                  </pic:spPr>
                </pic:pic>
              </a:graphicData>
            </a:graphic>
          </wp:inline>
        </w:drawing>
      </w:r>
    </w:p>
    <w:p w14:paraId="0B844402" w14:textId="77777777" w:rsidR="00251063" w:rsidRDefault="00A26661" w:rsidP="00251063">
      <w:pPr>
        <w:pStyle w:val="NoSpacing"/>
        <w:numPr>
          <w:ilvl w:val="0"/>
          <w:numId w:val="4"/>
        </w:numPr>
      </w:pPr>
      <w:r>
        <w:t xml:space="preserve">Now that you have the new behavior selected, we can start adding the script. Find the “Script Editor” button on the top toolbar (it’s the second from the right). When you click this, a new tool will slide up from the bottom of the page. Please maximize this window by clicking its maximize button. </w:t>
      </w:r>
      <w:r>
        <w:rPr>
          <w:noProof/>
        </w:rPr>
        <w:drawing>
          <wp:inline distT="0" distB="0" distL="0" distR="0" wp14:anchorId="26FD33BE" wp14:editId="5AB6CABA">
            <wp:extent cx="3429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42900" cy="342900"/>
                    </a:xfrm>
                    <a:prstGeom prst="rect">
                      <a:avLst/>
                    </a:prstGeom>
                  </pic:spPr>
                </pic:pic>
              </a:graphicData>
            </a:graphic>
          </wp:inline>
        </w:drawing>
      </w:r>
      <w:r>
        <w:t xml:space="preserve"> You should not have a full-screen script editor. </w:t>
      </w:r>
    </w:p>
    <w:p w14:paraId="6C31BBFE" w14:textId="77777777" w:rsidR="00A26661" w:rsidRDefault="00A26661" w:rsidP="00A26661">
      <w:pPr>
        <w:pStyle w:val="NoSpacing"/>
        <w:numPr>
          <w:ilvl w:val="1"/>
          <w:numId w:val="4"/>
        </w:numPr>
      </w:pPr>
      <w:r>
        <w:rPr>
          <w:noProof/>
        </w:rPr>
        <w:lastRenderedPageBreak/>
        <w:drawing>
          <wp:inline distT="0" distB="0" distL="0" distR="0" wp14:anchorId="318C1F15" wp14:editId="6791367A">
            <wp:extent cx="4194982" cy="313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201344" cy="3135298"/>
                    </a:xfrm>
                    <a:prstGeom prst="rect">
                      <a:avLst/>
                    </a:prstGeom>
                  </pic:spPr>
                </pic:pic>
              </a:graphicData>
            </a:graphic>
          </wp:inline>
        </w:drawing>
      </w:r>
    </w:p>
    <w:p w14:paraId="4B05F31D" w14:textId="55D9850C" w:rsidR="00A26661" w:rsidRDefault="00A26661" w:rsidP="00A26661">
      <w:pPr>
        <w:pStyle w:val="NoSpacing"/>
        <w:numPr>
          <w:ilvl w:val="0"/>
          <w:numId w:val="4"/>
        </w:numPr>
      </w:pPr>
      <w:r>
        <w:t>Find the button near the bottom of the screen that says “New Method</w:t>
      </w:r>
      <w:ins w:id="73" w:author="spotswoodL" w:date="2015-07-09T13:13:00Z">
        <w:r w:rsidR="00496A7D">
          <w:t>.</w:t>
        </w:r>
      </w:ins>
      <w:r>
        <w:t>”</w:t>
      </w:r>
      <w:ins w:id="74" w:author="Chadwick, Robert C." w:date="2015-07-13T16:03:00Z">
        <w:r w:rsidR="00CC3A83">
          <w:t xml:space="preserve"> </w:t>
        </w:r>
      </w:ins>
      <w:del w:id="75" w:author="spotswoodL" w:date="2015-07-09T13:13:00Z">
        <w:r w:rsidDel="00496A7D">
          <w:delText xml:space="preserve">. </w:delText>
        </w:r>
      </w:del>
      <w:r>
        <w:t>Click it, and when prompted, name the method “Goal_Complete</w:t>
      </w:r>
      <w:ins w:id="76" w:author="spotswoodL" w:date="2015-07-09T13:13:00Z">
        <w:r w:rsidR="00496A7D">
          <w:t>.</w:t>
        </w:r>
      </w:ins>
      <w:r>
        <w:t>”</w:t>
      </w:r>
      <w:del w:id="77" w:author="spotswoodL" w:date="2015-07-09T13:13:00Z">
        <w:r w:rsidDel="00496A7D">
          <w:delText>.</w:delText>
        </w:r>
      </w:del>
      <w:r>
        <w:t xml:space="preserve"> The system will call this method automatically when the rover picks up the battery. Enter “0” for the number of parameters. </w:t>
      </w:r>
    </w:p>
    <w:p w14:paraId="3E4C727B" w14:textId="77777777" w:rsidR="00A26661" w:rsidRDefault="00A26661" w:rsidP="00A26661">
      <w:pPr>
        <w:pStyle w:val="NoSpacing"/>
        <w:ind w:left="720"/>
      </w:pPr>
    </w:p>
    <w:p w14:paraId="15D0B573" w14:textId="77777777" w:rsidR="00A26661" w:rsidRDefault="00A26661" w:rsidP="00A26661">
      <w:pPr>
        <w:pStyle w:val="NoSpacing"/>
      </w:pPr>
    </w:p>
    <w:p w14:paraId="02CDAB50" w14:textId="77777777" w:rsidR="00A26661" w:rsidRDefault="00A26661" w:rsidP="00A26661">
      <w:pPr>
        <w:pStyle w:val="Heading1"/>
      </w:pPr>
      <w:r>
        <w:t>Code the xAPI statement</w:t>
      </w:r>
    </w:p>
    <w:p w14:paraId="2731C7D3" w14:textId="77777777" w:rsidR="00A26661" w:rsidRDefault="00A26661" w:rsidP="00A26661">
      <w:pPr>
        <w:pStyle w:val="NoSpacing"/>
      </w:pPr>
      <w:r>
        <w:t xml:space="preserve">Now, we’ll need to use JavaScript to create the xAPI statement. The Sandbox includes the ADL xAPI Wrapper, so we’ll use the same structures you’ve learned previously. </w:t>
      </w:r>
      <w:r w:rsidR="009A4E6B">
        <w:t>The code you write here will be triggered by the Sandbox when the rover picks up the battery.</w:t>
      </w:r>
    </w:p>
    <w:p w14:paraId="3BCBA021" w14:textId="77777777" w:rsidR="009A4E6B" w:rsidRDefault="009A4E6B" w:rsidP="00A26661">
      <w:pPr>
        <w:pStyle w:val="NoSpacing"/>
      </w:pPr>
    </w:p>
    <w:p w14:paraId="0DCADE7E" w14:textId="77777777" w:rsidR="009A4E6B" w:rsidRDefault="009A4E6B" w:rsidP="009A4E6B">
      <w:pPr>
        <w:pStyle w:val="NoSpacing"/>
        <w:numPr>
          <w:ilvl w:val="0"/>
          <w:numId w:val="6"/>
        </w:numPr>
      </w:pPr>
      <w:r>
        <w:t xml:space="preserve">First, we need to generate a new “registration” for this run of the game. This will help group </w:t>
      </w:r>
      <w:ins w:id="78" w:author="MarvinD" w:date="2015-07-10T05:08:00Z">
        <w:r w:rsidR="004B7E62">
          <w:t xml:space="preserve">the </w:t>
        </w:r>
      </w:ins>
      <w:r>
        <w:t>statements into a single attempt. Add this code to the top of your function.</w:t>
      </w:r>
    </w:p>
    <w:p w14:paraId="3AC64CB5" w14:textId="7294F44D" w:rsidR="009A4E6B" w:rsidRDefault="00076D93" w:rsidP="009A4E6B">
      <w:pPr>
        <w:pStyle w:val="NoSpacing"/>
        <w:numPr>
          <w:ilvl w:val="1"/>
          <w:numId w:val="6"/>
        </w:numPr>
      </w:pPr>
      <w:r>
        <w:rPr>
          <w:noProof/>
        </w:rPr>
        <mc:AlternateContent>
          <mc:Choice Requires="wps">
            <w:drawing>
              <wp:inline distT="0" distB="0" distL="0" distR="0" wp14:anchorId="48E3DBF5" wp14:editId="1D0C0E80">
                <wp:extent cx="5562600" cy="1404620"/>
                <wp:effectExtent l="9525" t="13335" r="9525" b="1270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755015"/>
                        </a:xfrm>
                        <a:prstGeom prst="rect">
                          <a:avLst/>
                        </a:prstGeom>
                        <a:solidFill>
                          <a:srgbClr val="FFFFFF"/>
                        </a:solidFill>
                        <a:ln w="9525">
                          <a:solidFill>
                            <a:srgbClr val="000000"/>
                          </a:solidFill>
                          <a:miter lim="800000"/>
                          <a:headEnd/>
                          <a:tailEnd/>
                        </a:ln>
                      </wps:spPr>
                      <wps:txbx>
                        <w:txbxContent>
                          <w:p w14:paraId="6D54F457"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if (!this.Scene.attempt)</w:t>
                            </w:r>
                          </w:p>
                          <w:p w14:paraId="6F2E995A"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69BDF353"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this.Scene.attempt = ADL.ruuid();</w:t>
                            </w:r>
                          </w:p>
                          <w:p w14:paraId="372CAB11"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txbxContent>
                      </wps:txbx>
                      <wps:bodyPr rot="0" vert="horz" wrap="square" lIns="91440" tIns="45720" rIns="91440" bIns="45720" anchor="t" anchorCtr="0" upright="1">
                        <a:spAutoFit/>
                      </wps:bodyPr>
                    </wps:wsp>
                  </a:graphicData>
                </a:graphic>
              </wp:inline>
            </w:drawing>
          </mc:Choice>
          <mc:Fallback>
            <w:pict>
              <v:shapetype w14:anchorId="48E3DBF5" id="_x0000_t202" coordsize="21600,21600" o:spt="202" path="m,l,21600r21600,l21600,xe">
                <v:stroke joinstyle="miter"/>
                <v:path gradientshapeok="t" o:connecttype="rect"/>
              </v:shapetype>
              <v:shape id="Text Box 2" o:spid="_x0000_s1026" type="#_x0000_t202" style="width:43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">
                <v:textbox style="mso-fit-shape-to-text:t">
                  <w:txbxContent>
                    <w:p w14:paraId="6D54F457"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if (!this.Scene.attempt)</w:t>
                      </w:r>
                    </w:p>
                    <w:p w14:paraId="6F2E995A"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69BDF353"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this.Scene.attempt = ADL.ruuid();</w:t>
                      </w:r>
                    </w:p>
                    <w:p w14:paraId="372CAB11"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txbxContent>
                </v:textbox>
                <w10:anchorlock/>
              </v:shape>
            </w:pict>
          </mc:Fallback>
        </mc:AlternateContent>
      </w:r>
    </w:p>
    <w:p w14:paraId="647999C9" w14:textId="77777777" w:rsidR="009A4E6B" w:rsidRDefault="009A4E6B" w:rsidP="009A4E6B">
      <w:pPr>
        <w:pStyle w:val="NoSpacing"/>
        <w:numPr>
          <w:ilvl w:val="0"/>
          <w:numId w:val="6"/>
        </w:numPr>
      </w:pPr>
      <w:r>
        <w:t xml:space="preserve">Now, we need to setup the xAPI wrapper. The </w:t>
      </w:r>
      <w:del w:id="79" w:author="spotswoodL" w:date="2015-07-09T13:23:00Z">
        <w:r w:rsidDel="00A0689A">
          <w:delText xml:space="preserve"> </w:delText>
        </w:r>
      </w:del>
      <w:r>
        <w:t>code below will specify the endpoint and authorization information, and send it to the wrapper.</w:t>
      </w:r>
    </w:p>
    <w:p w14:paraId="280DB2A6" w14:textId="3284239D" w:rsidR="009A4E6B" w:rsidRDefault="00076D93" w:rsidP="009A4E6B">
      <w:pPr>
        <w:pStyle w:val="NoSpacing"/>
        <w:numPr>
          <w:ilvl w:val="1"/>
          <w:numId w:val="6"/>
        </w:numPr>
      </w:pPr>
      <w:r>
        <w:rPr>
          <w:noProof/>
        </w:rPr>
        <mc:AlternateContent>
          <mc:Choice Requires="wps">
            <w:drawing>
              <wp:inline distT="0" distB="0" distL="0" distR="0" wp14:anchorId="31272781" wp14:editId="122F0FF7">
                <wp:extent cx="5562600" cy="1404620"/>
                <wp:effectExtent l="9525" t="10160" r="9525" b="13970"/>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918845"/>
                        </a:xfrm>
                        <a:prstGeom prst="rect">
                          <a:avLst/>
                        </a:prstGeom>
                        <a:solidFill>
                          <a:srgbClr val="FFFFFF"/>
                        </a:solidFill>
                        <a:ln w="9525">
                          <a:solidFill>
                            <a:srgbClr val="000000"/>
                          </a:solidFill>
                          <a:miter lim="800000"/>
                          <a:headEnd/>
                          <a:tailEnd/>
                        </a:ln>
                      </wps:spPr>
                      <wps:txbx>
                        <w:txbxContent>
                          <w:p w14:paraId="1A17DC42"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var conf = {</w:t>
                            </w:r>
                          </w:p>
                          <w:p w14:paraId="20698720"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"endpoint": "https://lrs.adlnet.gov/xapi/",</w:t>
                            </w:r>
                          </w:p>
                          <w:p w14:paraId="0B71A47B"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"auth": "Basic " + toBase64('adlbootcamp:1234'),</w:t>
                            </w:r>
                          </w:p>
                          <w:p w14:paraId="21BFAB99" w14:textId="77777777" w:rsidR="009A4E6B" w:rsidRDefault="009A4E6B" w:rsidP="009A4E6B">
                            <w:pPr>
                              <w:pStyle w:val="NoSpacing"/>
                              <w:rPr>
                                <w:rStyle w:val="Strong"/>
                                <w:rFonts w:ascii="Consolas" w:eastAsia="Arial Unicode MS" w:hAnsi="Consolas" w:cs="Consolas"/>
                                <w:b w:val="0"/>
                              </w:rPr>
                            </w:pPr>
                            <w:r>
                              <w:rPr>
                                <w:rStyle w:val="Strong"/>
                                <w:rFonts w:ascii="Consolas" w:eastAsia="Arial Unicode MS" w:hAnsi="Consolas" w:cs="Consolas"/>
                                <w:b w:val="0"/>
                              </w:rPr>
                              <w:t xml:space="preserve">    };</w:t>
                            </w:r>
                          </w:p>
                          <w:p w14:paraId="5126C6CD"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this.Scene.xAPI.configure(conf);</w:t>
                            </w:r>
                          </w:p>
                        </w:txbxContent>
                      </wps:txbx>
                      <wps:bodyPr rot="0" vert="horz" wrap="square" lIns="91440" tIns="45720" rIns="91440" bIns="45720" anchor="t" anchorCtr="0" upright="1">
                        <a:spAutoFit/>
                      </wps:bodyPr>
                    </wps:wsp>
                  </a:graphicData>
                </a:graphic>
              </wp:inline>
            </w:drawing>
          </mc:Choice>
          <mc:Fallback>
            <w:pict>
              <v:shape w14:anchorId="31272781" id="Text Box 8" o:spid="_x0000_s1027" type="#_x0000_t202" style="width:43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">
                <v:textbox style="mso-fit-shape-to-text:t">
                  <w:txbxContent>
                    <w:p w14:paraId="1A17DC42"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var conf = {</w:t>
                      </w:r>
                    </w:p>
                    <w:p w14:paraId="20698720"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"endpoint": "https://lrs.adlnet.gov/xapi/",</w:t>
                      </w:r>
                    </w:p>
                    <w:p w14:paraId="0B71A47B"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"auth": "Basic " + toBase64('adlbootcamp:1234'),</w:t>
                      </w:r>
                    </w:p>
                    <w:p w14:paraId="21BFAB99" w14:textId="77777777" w:rsidR="009A4E6B" w:rsidRDefault="009A4E6B" w:rsidP="009A4E6B">
                      <w:pPr>
                        <w:pStyle w:val="NoSpacing"/>
                        <w:rPr>
                          <w:rStyle w:val="Strong"/>
                          <w:rFonts w:ascii="Consolas" w:eastAsia="Arial Unicode MS" w:hAnsi="Consolas" w:cs="Consolas"/>
                          <w:b w:val="0"/>
                        </w:rPr>
                      </w:pPr>
                      <w:r>
                        <w:rPr>
                          <w:rStyle w:val="Strong"/>
                          <w:rFonts w:ascii="Consolas" w:eastAsia="Arial Unicode MS" w:hAnsi="Consolas" w:cs="Consolas"/>
                          <w:b w:val="0"/>
                        </w:rPr>
                        <w:t xml:space="preserve">    };</w:t>
                      </w:r>
                    </w:p>
                    <w:p w14:paraId="5126C6CD"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this.Scene.xAPI.configure(conf);</w:t>
                      </w:r>
                    </w:p>
                  </w:txbxContent>
                </v:textbox>
                <w10:anchorlock/>
              </v:shape>
            </w:pict>
          </mc:Fallback>
        </mc:AlternateContent>
      </w:r>
    </w:p>
    <w:p w14:paraId="308B6319" w14:textId="77777777" w:rsidR="009A4E6B" w:rsidRDefault="009A4E6B" w:rsidP="009A4E6B">
      <w:pPr>
        <w:pStyle w:val="NoSpacing"/>
        <w:numPr>
          <w:ilvl w:val="0"/>
          <w:numId w:val="6"/>
        </w:numPr>
      </w:pPr>
      <w:r>
        <w:t>Next, we need to tell the xAPI who is playing. The Sandbox exposes the information through the “UserManager” tool. Enter the code below</w:t>
      </w:r>
    </w:p>
    <w:p w14:paraId="6E6572EC" w14:textId="0D1BC43F" w:rsidR="009A4E6B" w:rsidRDefault="00076D93" w:rsidP="009A4E6B">
      <w:pPr>
        <w:pStyle w:val="NoSpacing"/>
        <w:numPr>
          <w:ilvl w:val="1"/>
          <w:numId w:val="6"/>
        </w:numPr>
      </w:pPr>
      <w:r>
        <w:rPr>
          <w:noProof/>
        </w:rPr>
        <w:lastRenderedPageBreak/>
        <mc:AlternateContent>
          <mc:Choice Requires="wps">
            <w:drawing>
              <wp:inline distT="0" distB="0" distL="0" distR="0" wp14:anchorId="514CCD11" wp14:editId="6807C4F4">
                <wp:extent cx="5562600" cy="1404620"/>
                <wp:effectExtent l="9525" t="9525" r="9525" b="9525"/>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9700"/>
                        </a:xfrm>
                        <a:prstGeom prst="rect">
                          <a:avLst/>
                        </a:prstGeom>
                        <a:solidFill>
                          <a:srgbClr val="FFFFFF"/>
                        </a:solidFill>
                        <a:ln w="9525">
                          <a:solidFill>
                            <a:srgbClr val="000000"/>
                          </a:solidFill>
                          <a:miter lim="800000"/>
                          <a:headEnd/>
                          <a:tailEnd/>
                        </a:ln>
                      </wps:spPr>
                      <wps:txbx>
                        <w:txbxContent>
                          <w:p w14:paraId="03FEA5D1"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var actor = {</w:t>
                            </w:r>
                          </w:p>
                          <w:p w14:paraId="5B2BE624"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account:</w:t>
                            </w:r>
                          </w:p>
                          <w:p w14:paraId="3E28DB27"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406C4C79"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name: _UserManager.GetCurrentUserName(),</w:t>
                            </w:r>
                          </w:p>
                          <w:p w14:paraId="15BE879D"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homePage: "https://sandbox.adlnet.gov"</w:t>
                            </w:r>
                          </w:p>
                          <w:p w14:paraId="49655AB7"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5055FFA9" w14:textId="77777777" w:rsid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name: _U</w:t>
                            </w:r>
                            <w:r>
                              <w:rPr>
                                <w:rStyle w:val="Strong"/>
                                <w:rFonts w:ascii="Consolas" w:eastAsia="Arial Unicode MS" w:hAnsi="Consolas" w:cs="Consolas"/>
                                <w:b w:val="0"/>
                              </w:rPr>
                              <w:t>serManager.GetCurrentUserName()</w:t>
                            </w:r>
                          </w:p>
                          <w:p w14:paraId="0E3DE6CA"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w:t>
                            </w:r>
                          </w:p>
                        </w:txbxContent>
                      </wps:txbx>
                      <wps:bodyPr rot="0" vert="horz" wrap="square" lIns="91440" tIns="45720" rIns="91440" bIns="45720" anchor="t" anchorCtr="0" upright="1">
                        <a:spAutoFit/>
                      </wps:bodyPr>
                    </wps:wsp>
                  </a:graphicData>
                </a:graphic>
              </wp:inline>
            </w:drawing>
          </mc:Choice>
          <mc:Fallback>
            <w:pict>
              <v:shape w14:anchorId="514CCD11" id="Text Box 7" o:spid="_x0000_s1028" type="#_x0000_t202" style="width:43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">
                <v:textbox style="mso-fit-shape-to-text:t">
                  <w:txbxContent>
                    <w:p w14:paraId="03FEA5D1"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var actor = {</w:t>
                      </w:r>
                    </w:p>
                    <w:p w14:paraId="5B2BE624"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account:</w:t>
                      </w:r>
                    </w:p>
                    <w:p w14:paraId="3E28DB27"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406C4C79"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name: _UserManager.GetCurrentUserName(),</w:t>
                      </w:r>
                    </w:p>
                    <w:p w14:paraId="15BE879D"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homePage: "https://sandbox.adlnet.gov"</w:t>
                      </w:r>
                    </w:p>
                    <w:p w14:paraId="49655AB7"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5055FFA9" w14:textId="77777777" w:rsid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name: _U</w:t>
                      </w:r>
                      <w:r>
                        <w:rPr>
                          <w:rStyle w:val="Strong"/>
                          <w:rFonts w:ascii="Consolas" w:eastAsia="Arial Unicode MS" w:hAnsi="Consolas" w:cs="Consolas"/>
                          <w:b w:val="0"/>
                        </w:rPr>
                        <w:t>serManager.GetCurrentUserName()</w:t>
                      </w:r>
                    </w:p>
                    <w:p w14:paraId="0E3DE6CA"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w:t>
                      </w:r>
                    </w:p>
                  </w:txbxContent>
                </v:textbox>
                <w10:anchorlock/>
              </v:shape>
            </w:pict>
          </mc:Fallback>
        </mc:AlternateContent>
      </w:r>
    </w:p>
    <w:p w14:paraId="44F6B475" w14:textId="77777777" w:rsidR="009A4E6B" w:rsidRDefault="009A4E6B" w:rsidP="009A4E6B">
      <w:pPr>
        <w:pStyle w:val="NoSpacing"/>
        <w:numPr>
          <w:ilvl w:val="0"/>
          <w:numId w:val="6"/>
        </w:numPr>
      </w:pPr>
      <w:r>
        <w:t>For the xAPI Verb, we will use the standard verb, “Completed</w:t>
      </w:r>
      <w:ins w:id="80" w:author="spotswoodL" w:date="2015-07-09T13:14:00Z">
        <w:r w:rsidR="00496A7D">
          <w:t>.</w:t>
        </w:r>
      </w:ins>
      <w:r>
        <w:t>”</w:t>
      </w:r>
      <w:del w:id="81" w:author="spotswoodL" w:date="2015-07-09T13:14:00Z">
        <w:r w:rsidDel="00496A7D">
          <w:delText>.</w:delText>
        </w:r>
      </w:del>
      <w:r>
        <w:t xml:space="preserve"> Enter the code below.</w:t>
      </w:r>
    </w:p>
    <w:p w14:paraId="4775B58F" w14:textId="2B642A34" w:rsidR="009A4E6B" w:rsidRDefault="00076D93" w:rsidP="009A4E6B">
      <w:pPr>
        <w:pStyle w:val="NoSpacing"/>
        <w:numPr>
          <w:ilvl w:val="1"/>
          <w:numId w:val="6"/>
        </w:numPr>
      </w:pPr>
      <w:r>
        <w:rPr>
          <w:noProof/>
        </w:rPr>
        <mc:AlternateContent>
          <mc:Choice Requires="wps">
            <w:drawing>
              <wp:inline distT="0" distB="0" distL="0" distR="0" wp14:anchorId="3691958E" wp14:editId="60A81616">
                <wp:extent cx="5562600" cy="1404620"/>
                <wp:effectExtent l="9525" t="13970" r="9525" b="6985"/>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64795"/>
                        </a:xfrm>
                        <a:prstGeom prst="rect">
                          <a:avLst/>
                        </a:prstGeom>
                        <a:solidFill>
                          <a:srgbClr val="FFFFFF"/>
                        </a:solidFill>
                        <a:ln w="9525">
                          <a:solidFill>
                            <a:srgbClr val="000000"/>
                          </a:solidFill>
                          <a:miter lim="800000"/>
                          <a:headEnd/>
                          <a:tailEnd/>
                        </a:ln>
                      </wps:spPr>
                      <wps:txbx>
                        <w:txbxContent>
                          <w:p w14:paraId="58A7D912"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var verb = ADL.verbs.completed;</w:t>
                            </w:r>
                          </w:p>
                        </w:txbxContent>
                      </wps:txbx>
                      <wps:bodyPr rot="0" vert="horz" wrap="square" lIns="91440" tIns="45720" rIns="91440" bIns="45720" anchor="t" anchorCtr="0" upright="1">
                        <a:spAutoFit/>
                      </wps:bodyPr>
                    </wps:wsp>
                  </a:graphicData>
                </a:graphic>
              </wp:inline>
            </w:drawing>
          </mc:Choice>
          <mc:Fallback>
            <w:pict>
              <v:shape w14:anchorId="3691958E" id="Text Box 6" o:spid="_x0000_s1029" type="#_x0000_t202" style="width:43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">
                <v:textbox style="mso-fit-shape-to-text:t">
                  <w:txbxContent>
                    <w:p w14:paraId="58A7D912"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var verb = ADL.verbs.completed;</w:t>
                      </w:r>
                    </w:p>
                  </w:txbxContent>
                </v:textbox>
                <w10:anchorlock/>
              </v:shape>
            </w:pict>
          </mc:Fallback>
        </mc:AlternateContent>
      </w:r>
    </w:p>
    <w:p w14:paraId="09C30C9D" w14:textId="77777777" w:rsidR="009A4E6B" w:rsidRDefault="009A4E6B" w:rsidP="009A4E6B">
      <w:pPr>
        <w:pStyle w:val="NoSpacing"/>
        <w:numPr>
          <w:ilvl w:val="0"/>
          <w:numId w:val="6"/>
        </w:numPr>
      </w:pPr>
      <w:r>
        <w:t xml:space="preserve">Now, we need to inform the xAPI about this experience – </w:t>
      </w:r>
      <w:ins w:id="82" w:author="spotswoodL" w:date="2015-07-09T13:24:00Z">
        <w:r w:rsidR="00A0689A">
          <w:t>w</w:t>
        </w:r>
      </w:ins>
      <w:del w:id="83" w:author="spotswoodL" w:date="2015-07-09T13:24:00Z">
        <w:r w:rsidDel="00A0689A">
          <w:delText>t</w:delText>
        </w:r>
      </w:del>
      <w:r>
        <w:t>hat happened and where. The code below will query the Sandbox for the title and description of the world, and the name of the object that you’re picking up. Enter the code below.</w:t>
      </w:r>
    </w:p>
    <w:p w14:paraId="1AC79876" w14:textId="7AD13CC3" w:rsidR="009A4E6B" w:rsidRDefault="00076D93" w:rsidP="009A4E6B">
      <w:pPr>
        <w:pStyle w:val="NoSpacing"/>
        <w:numPr>
          <w:ilvl w:val="1"/>
          <w:numId w:val="6"/>
        </w:numPr>
      </w:pPr>
      <w:r>
        <w:rPr>
          <w:noProof/>
        </w:rPr>
        <mc:AlternateContent>
          <mc:Choice Requires="wps">
            <w:drawing>
              <wp:inline distT="0" distB="0" distL="0" distR="0" wp14:anchorId="034B3D35" wp14:editId="36371945">
                <wp:extent cx="5562600" cy="1404620"/>
                <wp:effectExtent l="9525" t="5715" r="9525" b="11430"/>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554605"/>
                        </a:xfrm>
                        <a:prstGeom prst="rect">
                          <a:avLst/>
                        </a:prstGeom>
                        <a:solidFill>
                          <a:srgbClr val="FFFFFF"/>
                        </a:solidFill>
                        <a:ln w="9525">
                          <a:solidFill>
                            <a:srgbClr val="000000"/>
                          </a:solidFill>
                          <a:miter lim="800000"/>
                          <a:headEnd/>
                          <a:tailEnd/>
                        </a:ln>
                      </wps:spPr>
                      <wps:txbx>
                        <w:txbxContent>
                          <w:p w14:paraId="30366D7E"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var object = {</w:t>
                            </w:r>
                          </w:p>
                          <w:p w14:paraId="33134B2C"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id: window.location.toString() + "#" + this.parent.id,</w:t>
                            </w:r>
                          </w:p>
                          <w:p w14:paraId="0637AD02"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definition:</w:t>
                            </w:r>
                          </w:p>
                          <w:p w14:paraId="20F4C6EC"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6980111E"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name:</w:t>
                            </w:r>
                          </w:p>
                          <w:p w14:paraId="711D8D61"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15C5A825" w14:textId="77777777" w:rsidR="009A4E6B" w:rsidRPr="009A4E6B" w:rsidRDefault="009A4E6B" w:rsidP="009A4E6B">
                            <w:pPr>
                              <w:pStyle w:val="NoSpacing"/>
                              <w:ind w:left="1440"/>
                              <w:rPr>
                                <w:rStyle w:val="Strong"/>
                                <w:rFonts w:ascii="Consolas" w:eastAsia="Arial Unicode MS" w:hAnsi="Consolas" w:cs="Consolas"/>
                                <w:b w:val="0"/>
                              </w:rPr>
                            </w:pPr>
                            <w:r w:rsidRPr="009A4E6B">
                              <w:rPr>
                                <w:rStyle w:val="Strong"/>
                                <w:rFonts w:ascii="Consolas" w:eastAsia="Arial Unicode MS" w:hAnsi="Consolas" w:cs="Consolas"/>
                                <w:b w:val="0"/>
                              </w:rPr>
                              <w:t>"en-US": _DataManager.getInstanceData().title + "/" + this.parent.DisplayName</w:t>
                            </w:r>
                          </w:p>
                          <w:p w14:paraId="5AD0481D"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036B74FA"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description:</w:t>
                            </w:r>
                          </w:p>
                          <w:p w14:paraId="4C7358A3"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001C3970"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"en-US": _DataManager.getInstanceData().description</w:t>
                            </w:r>
                          </w:p>
                          <w:p w14:paraId="55D43775"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49605F11"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112BF60E"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w:t>
                            </w:r>
                          </w:p>
                        </w:txbxContent>
                      </wps:txbx>
                      <wps:bodyPr rot="0" vert="horz" wrap="square" lIns="91440" tIns="45720" rIns="91440" bIns="45720" anchor="t" anchorCtr="0" upright="1">
                        <a:spAutoFit/>
                      </wps:bodyPr>
                    </wps:wsp>
                  </a:graphicData>
                </a:graphic>
              </wp:inline>
            </w:drawing>
          </mc:Choice>
          <mc:Fallback>
            <w:pict>
              <v:shape w14:anchorId="034B3D35" id="Text Box 5" o:spid="_x0000_s1030" type="#_x0000_t202" style="width:43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">
                <v:textbox style="mso-fit-shape-to-text:t">
                  <w:txbxContent>
                    <w:p w14:paraId="30366D7E"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var object = {</w:t>
                      </w:r>
                    </w:p>
                    <w:p w14:paraId="33134B2C"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id: window.location.toString() + "#" + this.parent.id,</w:t>
                      </w:r>
                    </w:p>
                    <w:p w14:paraId="0637AD02"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definition:</w:t>
                      </w:r>
                    </w:p>
                    <w:p w14:paraId="20F4C6EC"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6980111E"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name:</w:t>
                      </w:r>
                    </w:p>
                    <w:p w14:paraId="711D8D61"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15C5A825" w14:textId="77777777" w:rsidR="009A4E6B" w:rsidRPr="009A4E6B" w:rsidRDefault="009A4E6B" w:rsidP="009A4E6B">
                      <w:pPr>
                        <w:pStyle w:val="NoSpacing"/>
                        <w:ind w:left="1440"/>
                        <w:rPr>
                          <w:rStyle w:val="Strong"/>
                          <w:rFonts w:ascii="Consolas" w:eastAsia="Arial Unicode MS" w:hAnsi="Consolas" w:cs="Consolas"/>
                          <w:b w:val="0"/>
                        </w:rPr>
                      </w:pPr>
                      <w:r w:rsidRPr="009A4E6B">
                        <w:rPr>
                          <w:rStyle w:val="Strong"/>
                          <w:rFonts w:ascii="Consolas" w:eastAsia="Arial Unicode MS" w:hAnsi="Consolas" w:cs="Consolas"/>
                          <w:b w:val="0"/>
                        </w:rPr>
                        <w:t>"en-US": _DataManager.getInstanceData().title + "/" + this.parent.DisplayName</w:t>
                      </w:r>
                    </w:p>
                    <w:p w14:paraId="5AD0481D"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036B74FA"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description:</w:t>
                      </w:r>
                    </w:p>
                    <w:p w14:paraId="4C7358A3"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001C3970"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"en-US": _DataManager.getInstanceData().description</w:t>
                      </w:r>
                    </w:p>
                    <w:p w14:paraId="55D43775"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49605F11"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 xml:space="preserve">        }</w:t>
                      </w:r>
                    </w:p>
                    <w:p w14:paraId="112BF60E" w14:textId="77777777" w:rsidR="009A4E6B" w:rsidRPr="009A4E6B" w:rsidRDefault="009A4E6B" w:rsidP="009A4E6B">
                      <w:pPr>
                        <w:pStyle w:val="NoSpacing"/>
                        <w:rPr>
                          <w:rStyle w:val="Strong"/>
                          <w:rFonts w:ascii="Consolas" w:eastAsia="Arial Unicode MS" w:hAnsi="Consolas" w:cs="Consolas"/>
                          <w:b w:val="0"/>
                        </w:rPr>
                      </w:pPr>
                      <w:r w:rsidRPr="009A4E6B">
                        <w:rPr>
                          <w:rStyle w:val="Strong"/>
                          <w:rFonts w:ascii="Consolas" w:eastAsia="Arial Unicode MS" w:hAnsi="Consolas" w:cs="Consolas"/>
                          <w:b w:val="0"/>
                        </w:rPr>
                        <w:t>}</w:t>
                      </w:r>
                    </w:p>
                  </w:txbxContent>
                </v:textbox>
                <w10:anchorlock/>
              </v:shape>
            </w:pict>
          </mc:Fallback>
        </mc:AlternateContent>
      </w:r>
    </w:p>
    <w:p w14:paraId="7630ADE5" w14:textId="77777777" w:rsidR="009A4E6B" w:rsidRDefault="009A4E6B" w:rsidP="009A4E6B">
      <w:pPr>
        <w:pStyle w:val="NoSpacing"/>
        <w:numPr>
          <w:ilvl w:val="0"/>
          <w:numId w:val="6"/>
        </w:numPr>
      </w:pPr>
      <w:r>
        <w:t>Since we’</w:t>
      </w:r>
      <w:r w:rsidR="00880C9B">
        <w:t>re in the xAPI Bootcamp, and in the Virtual World session, we have some “context” for our statements. The block of code below will tell the xAPI that these statements are part of the Bootcamp and part of this session. We also note that the world you’re in is a clone of the “Bootcamp Start” world. Enter the code below</w:t>
      </w:r>
    </w:p>
    <w:p w14:paraId="448C31E3" w14:textId="17D6E070" w:rsidR="00880C9B" w:rsidRDefault="00076D93" w:rsidP="00880C9B">
      <w:pPr>
        <w:pStyle w:val="NoSpacing"/>
        <w:numPr>
          <w:ilvl w:val="1"/>
          <w:numId w:val="6"/>
        </w:numPr>
      </w:pPr>
      <w:r>
        <w:rPr>
          <w:noProof/>
        </w:rPr>
        <w:lastRenderedPageBreak/>
        <mc:AlternateContent>
          <mc:Choice Requires="wps">
            <w:drawing>
              <wp:inline distT="0" distB="0" distL="0" distR="0" wp14:anchorId="283603F0" wp14:editId="22079474">
                <wp:extent cx="5495925" cy="1404620"/>
                <wp:effectExtent l="9525" t="9525" r="9525" b="13335"/>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863340"/>
                        </a:xfrm>
                        <a:prstGeom prst="rect">
                          <a:avLst/>
                        </a:prstGeom>
                        <a:solidFill>
                          <a:srgbClr val="FFFFFF"/>
                        </a:solidFill>
                        <a:ln w="9525">
                          <a:solidFill>
                            <a:srgbClr val="000000"/>
                          </a:solidFill>
                          <a:miter lim="800000"/>
                          <a:headEnd/>
                          <a:tailEnd/>
                        </a:ln>
                      </wps:spPr>
                      <wps:txbx>
                        <w:txbxContent>
                          <w:p w14:paraId="1E2E6DFE"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var contextActivities = {</w:t>
                            </w:r>
                          </w:p>
                          <w:p w14:paraId="763E6BF5"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"grouping": [</w:t>
                            </w:r>
                          </w:p>
                          <w:p w14:paraId="53C0892B"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1C5B1782"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"id": "http: //adlnet.gov/event/2015/xapibootcamp/dev/vw"</w:t>
                            </w:r>
                          </w:p>
                          <w:p w14:paraId="6DA18461"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6860793E"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5818310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"category": [</w:t>
                            </w:r>
                          </w:p>
                          <w:p w14:paraId="331E2D97"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27C7D558"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"id": "http: //adlnet.gov/event/2015/xapibootcamp"</w:t>
                            </w:r>
                          </w:p>
                          <w:p w14:paraId="3850627E"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7EDF4739"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56BC5289"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"other": [</w:t>
                            </w:r>
                          </w:p>
                          <w:p w14:paraId="11B7434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3E9D287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"id": _DataManager.getCurrentApplication() </w:t>
                            </w:r>
                          </w:p>
                          <w:p w14:paraId="2E26ABCF"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 _DataManager.getInstanceData().clonedFrom.replace(/_/g, '/'),</w:t>
                            </w:r>
                          </w:p>
                          <w:p w14:paraId="1C99F5B9"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definition:</w:t>
                            </w:r>
                          </w:p>
                          <w:p w14:paraId="597485A9"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66387ADC"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type: "https://sandbox.adlnet.gov/world"</w:t>
                            </w:r>
                          </w:p>
                          <w:p w14:paraId="1FCE3B4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45C558E7"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3EF079A6"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2A77A614" w14:textId="77777777" w:rsidR="00880C9B" w:rsidRPr="009A4E6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w:t>
                            </w:r>
                          </w:p>
                        </w:txbxContent>
                      </wps:txbx>
                      <wps:bodyPr rot="0" vert="horz" wrap="square" lIns="91440" tIns="45720" rIns="91440" bIns="45720" anchor="t" anchorCtr="0" upright="1">
                        <a:spAutoFit/>
                      </wps:bodyPr>
                    </wps:wsp>
                  </a:graphicData>
                </a:graphic>
              </wp:inline>
            </w:drawing>
          </mc:Choice>
          <mc:Fallback>
            <w:pict>
              <v:shape w14:anchorId="283603F0" id="Text Box 4" o:spid="_x0000_s1031" type="#_x0000_t202" style="width:43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">
                <v:textbox style="mso-fit-shape-to-text:t">
                  <w:txbxContent>
                    <w:p w14:paraId="1E2E6DFE"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var contextActivities = {</w:t>
                      </w:r>
                    </w:p>
                    <w:p w14:paraId="763E6BF5"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"grouping": [</w:t>
                      </w:r>
                    </w:p>
                    <w:p w14:paraId="53C0892B"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1C5B1782"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"id": "http: //adlnet.gov/event/2015/xapibootcamp/dev/vw"</w:t>
                      </w:r>
                    </w:p>
                    <w:p w14:paraId="6DA18461"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6860793E"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5818310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"category": [</w:t>
                      </w:r>
                    </w:p>
                    <w:p w14:paraId="331E2D97"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27C7D558"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"id": "http: //adlnet.gov/event/2015/xapibootcamp"</w:t>
                      </w:r>
                    </w:p>
                    <w:p w14:paraId="3850627E"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7EDF4739"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56BC5289"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"other": [</w:t>
                      </w:r>
                    </w:p>
                    <w:p w14:paraId="11B7434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3E9D287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"id": _DataManager.getCurrentApplication() </w:t>
                      </w:r>
                    </w:p>
                    <w:p w14:paraId="2E26ABCF"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 _DataManager.getInstanceData().clonedFrom.replace(/_/g, '/'),</w:t>
                      </w:r>
                    </w:p>
                    <w:p w14:paraId="1C99F5B9"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definition:</w:t>
                      </w:r>
                    </w:p>
                    <w:p w14:paraId="597485A9"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66387ADC"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type: "https://sandbox.adlnet.gov/world"</w:t>
                      </w:r>
                    </w:p>
                    <w:p w14:paraId="1FCE3B4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45C558E7"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3EF079A6"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w:t>
                      </w:r>
                    </w:p>
                    <w:p w14:paraId="2A77A614" w14:textId="77777777" w:rsidR="00880C9B" w:rsidRPr="009A4E6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w:t>
                      </w:r>
                    </w:p>
                  </w:txbxContent>
                </v:textbox>
                <w10:anchorlock/>
              </v:shape>
            </w:pict>
          </mc:Fallback>
        </mc:AlternateContent>
      </w:r>
    </w:p>
    <w:p w14:paraId="5162A981" w14:textId="77777777" w:rsidR="00880C9B" w:rsidRDefault="00880C9B" w:rsidP="00880C9B">
      <w:pPr>
        <w:pStyle w:val="NoSpacing"/>
        <w:numPr>
          <w:ilvl w:val="0"/>
          <w:numId w:val="6"/>
        </w:numPr>
      </w:pPr>
      <w:r>
        <w:t>The only “result” for each of the goals is the time it took to complete. We’re going to ask for the time that the world has been running, and store that as the duration in the result. Enter the code below</w:t>
      </w:r>
    </w:p>
    <w:p w14:paraId="510DA41C" w14:textId="7503F294" w:rsidR="00880C9B" w:rsidRDefault="00076D93" w:rsidP="00880C9B">
      <w:pPr>
        <w:pStyle w:val="NoSpacing"/>
        <w:numPr>
          <w:ilvl w:val="1"/>
          <w:numId w:val="6"/>
        </w:numPr>
      </w:pPr>
      <w:r>
        <w:rPr>
          <w:noProof/>
        </w:rPr>
        <mc:AlternateContent>
          <mc:Choice Requires="wps">
            <w:drawing>
              <wp:inline distT="0" distB="0" distL="0" distR="0" wp14:anchorId="650B644A" wp14:editId="645D9402">
                <wp:extent cx="5562600" cy="1404620"/>
                <wp:effectExtent l="9525" t="7620" r="9525" b="10160"/>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91820"/>
                        </a:xfrm>
                        <a:prstGeom prst="rect">
                          <a:avLst/>
                        </a:prstGeom>
                        <a:solidFill>
                          <a:srgbClr val="FFFFFF"/>
                        </a:solidFill>
                        <a:ln w="9525">
                          <a:solidFill>
                            <a:srgbClr val="000000"/>
                          </a:solidFill>
                          <a:miter lim="800000"/>
                          <a:headEnd/>
                          <a:tailEnd/>
                        </a:ln>
                      </wps:spPr>
                      <wps:txbx>
                        <w:txbxContent>
                          <w:p w14:paraId="506E5527"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var result = {</w:t>
                            </w:r>
                          </w:p>
                          <w:p w14:paraId="33C5A6C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duration: "PT" + Math.floor(this.Scene.time) + "S"</w:t>
                            </w:r>
                          </w:p>
                          <w:p w14:paraId="409C6342" w14:textId="77777777" w:rsidR="00880C9B" w:rsidRPr="009A4E6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w:t>
                            </w:r>
                          </w:p>
                        </w:txbxContent>
                      </wps:txbx>
                      <wps:bodyPr rot="0" vert="horz" wrap="square" lIns="91440" tIns="45720" rIns="91440" bIns="45720" anchor="t" anchorCtr="0" upright="1">
                        <a:spAutoFit/>
                      </wps:bodyPr>
                    </wps:wsp>
                  </a:graphicData>
                </a:graphic>
              </wp:inline>
            </w:drawing>
          </mc:Choice>
          <mc:Fallback>
            <w:pict>
              <v:shape w14:anchorId="650B644A" id="Text Box 3" o:spid="_x0000_s1032" type="#_x0000_t202" style="width:43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">
                <v:textbox style="mso-fit-shape-to-text:t">
                  <w:txbxContent>
                    <w:p w14:paraId="506E5527"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var result = {</w:t>
                      </w:r>
                    </w:p>
                    <w:p w14:paraId="33C5A6CA"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 xml:space="preserve">        duration: "PT" + Math.floor(this.Scene.time) + "S"</w:t>
                      </w:r>
                    </w:p>
                    <w:p w14:paraId="409C6342" w14:textId="77777777" w:rsidR="00880C9B" w:rsidRPr="009A4E6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w:t>
                      </w:r>
                    </w:p>
                  </w:txbxContent>
                </v:textbox>
                <w10:anchorlock/>
              </v:shape>
            </w:pict>
          </mc:Fallback>
        </mc:AlternateContent>
      </w:r>
    </w:p>
    <w:p w14:paraId="135DB5BE" w14:textId="77777777" w:rsidR="00880C9B" w:rsidRDefault="00880C9B" w:rsidP="00880C9B">
      <w:pPr>
        <w:pStyle w:val="NoSpacing"/>
        <w:numPr>
          <w:ilvl w:val="0"/>
          <w:numId w:val="6"/>
        </w:numPr>
      </w:pPr>
      <w:r>
        <w:t>Finally, we will hook up all these values into a statement, associate that statement with this particular world, and send it. Enter the code below</w:t>
      </w:r>
    </w:p>
    <w:p w14:paraId="0D11FF43" w14:textId="5635276C" w:rsidR="00880C9B" w:rsidRDefault="00076D93" w:rsidP="00880C9B">
      <w:pPr>
        <w:pStyle w:val="NoSpacing"/>
        <w:numPr>
          <w:ilvl w:val="1"/>
          <w:numId w:val="6"/>
        </w:numPr>
      </w:pPr>
      <w:r>
        <w:rPr>
          <w:noProof/>
        </w:rPr>
        <mc:AlternateContent>
          <mc:Choice Requires="wps">
            <w:drawing>
              <wp:inline distT="0" distB="0" distL="0" distR="0" wp14:anchorId="5E6ADA68" wp14:editId="62CC646A">
                <wp:extent cx="5562600" cy="1404620"/>
                <wp:effectExtent l="9525" t="11430" r="9525" b="1206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900555"/>
                        </a:xfrm>
                        <a:prstGeom prst="rect">
                          <a:avLst/>
                        </a:prstGeom>
                        <a:solidFill>
                          <a:srgbClr val="FFFFFF"/>
                        </a:solidFill>
                        <a:ln w="9525">
                          <a:solidFill>
                            <a:srgbClr val="000000"/>
                          </a:solidFill>
                          <a:miter lim="800000"/>
                          <a:headEnd/>
                          <a:tailEnd/>
                        </a:ln>
                      </wps:spPr>
                      <wps:txbx>
                        <w:txbxContent>
                          <w:p w14:paraId="5D3B602B"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var stmt = new ADL.XAPIStatement(actor, verb, object);</w:t>
                            </w:r>
                          </w:p>
                          <w:p w14:paraId="49E53ABF" w14:textId="77777777" w:rsid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stmt.addParentActivity(new ADL.XAPIStatement.Activity(window.location.toString(), _DataManager.getInstanceData().title, _DataManager.getIn</w:t>
                            </w:r>
                            <w:r>
                              <w:rPr>
                                <w:rStyle w:val="Strong"/>
                                <w:rFonts w:ascii="Consolas" w:eastAsia="Arial Unicode MS" w:hAnsi="Consolas" w:cs="Consolas"/>
                                <w:b w:val="0"/>
                              </w:rPr>
                              <w:t>stanceData().description));</w:t>
                            </w:r>
                          </w:p>
                          <w:p w14:paraId="7A0B8527" w14:textId="77777777" w:rsidR="00880C9B" w:rsidRDefault="00880C9B" w:rsidP="00880C9B">
                            <w:pPr>
                              <w:pStyle w:val="NoSpacing"/>
                              <w:rPr>
                                <w:rStyle w:val="Strong"/>
                                <w:rFonts w:ascii="Consolas" w:eastAsia="Arial Unicode MS" w:hAnsi="Consolas" w:cs="Consolas"/>
                                <w:b w:val="0"/>
                              </w:rPr>
                            </w:pPr>
                          </w:p>
                          <w:p w14:paraId="27002C38"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stmt.context.contextActivities = contextActivities;</w:t>
                            </w:r>
                          </w:p>
                          <w:p w14:paraId="4CAD2E58"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stmt.context.registration = this.Scene.attempt;</w:t>
                            </w:r>
                          </w:p>
                          <w:p w14:paraId="2AD7C32E" w14:textId="77777777" w:rsid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stmt.result = result;</w:t>
                            </w:r>
                          </w:p>
                          <w:p w14:paraId="3267940D" w14:textId="77777777" w:rsidR="00880C9B" w:rsidRPr="00880C9B" w:rsidRDefault="00880C9B" w:rsidP="00880C9B">
                            <w:pPr>
                              <w:pStyle w:val="NoSpacing"/>
                              <w:rPr>
                                <w:rStyle w:val="Strong"/>
                                <w:rFonts w:ascii="Consolas" w:eastAsia="Arial Unicode MS" w:hAnsi="Consolas" w:cs="Consolas"/>
                                <w:b w:val="0"/>
                              </w:rPr>
                            </w:pPr>
                          </w:p>
                          <w:p w14:paraId="4AA7967B" w14:textId="77777777" w:rsidR="00880C9B" w:rsidRPr="009A4E6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this.Scene.xAPI.sendStatement(null, stmt);</w:t>
                            </w:r>
                          </w:p>
                        </w:txbxContent>
                      </wps:txbx>
                      <wps:bodyPr rot="0" vert="horz" wrap="square" lIns="91440" tIns="45720" rIns="91440" bIns="45720" anchor="t" anchorCtr="0" upright="1">
                        <a:spAutoFit/>
                      </wps:bodyPr>
                    </wps:wsp>
                  </a:graphicData>
                </a:graphic>
              </wp:inline>
            </w:drawing>
          </mc:Choice>
          <mc:Fallback>
            <w:pict>
              <v:shape w14:anchorId="5E6ADA68" id="_x0000_s1033" type="#_x0000_t202" style="width:43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">
                <v:textbox style="mso-fit-shape-to-text:t">
                  <w:txbxContent>
                    <w:p w14:paraId="5D3B602B"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var stmt = new ADL.XAPIStatement(actor, verb, object);</w:t>
                      </w:r>
                    </w:p>
                    <w:p w14:paraId="49E53ABF" w14:textId="77777777" w:rsid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stmt.addParentActivity(new ADL.XAPIStatement.Activity(window.location.toString(), _DataManager.getInstanceData().title, _DataManager.getIn</w:t>
                      </w:r>
                      <w:r>
                        <w:rPr>
                          <w:rStyle w:val="Strong"/>
                          <w:rFonts w:ascii="Consolas" w:eastAsia="Arial Unicode MS" w:hAnsi="Consolas" w:cs="Consolas"/>
                          <w:b w:val="0"/>
                        </w:rPr>
                        <w:t>stanceData().description));</w:t>
                      </w:r>
                    </w:p>
                    <w:p w14:paraId="7A0B8527" w14:textId="77777777" w:rsidR="00880C9B" w:rsidRDefault="00880C9B" w:rsidP="00880C9B">
                      <w:pPr>
                        <w:pStyle w:val="NoSpacing"/>
                        <w:rPr>
                          <w:rStyle w:val="Strong"/>
                          <w:rFonts w:ascii="Consolas" w:eastAsia="Arial Unicode MS" w:hAnsi="Consolas" w:cs="Consolas"/>
                          <w:b w:val="0"/>
                        </w:rPr>
                      </w:pPr>
                    </w:p>
                    <w:p w14:paraId="27002C38"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stmt.context.contextActivities = contextActivities;</w:t>
                      </w:r>
                    </w:p>
                    <w:p w14:paraId="4CAD2E58" w14:textId="77777777" w:rsidR="00880C9B" w:rsidRP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stmt.context.registration = this.Scene.attempt;</w:t>
                      </w:r>
                    </w:p>
                    <w:p w14:paraId="2AD7C32E" w14:textId="77777777" w:rsidR="00880C9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stmt.result = result;</w:t>
                      </w:r>
                    </w:p>
                    <w:p w14:paraId="3267940D" w14:textId="77777777" w:rsidR="00880C9B" w:rsidRPr="00880C9B" w:rsidRDefault="00880C9B" w:rsidP="00880C9B">
                      <w:pPr>
                        <w:pStyle w:val="NoSpacing"/>
                        <w:rPr>
                          <w:rStyle w:val="Strong"/>
                          <w:rFonts w:ascii="Consolas" w:eastAsia="Arial Unicode MS" w:hAnsi="Consolas" w:cs="Consolas"/>
                          <w:b w:val="0"/>
                        </w:rPr>
                      </w:pPr>
                    </w:p>
                    <w:p w14:paraId="4AA7967B" w14:textId="77777777" w:rsidR="00880C9B" w:rsidRPr="009A4E6B" w:rsidRDefault="00880C9B" w:rsidP="00880C9B">
                      <w:pPr>
                        <w:pStyle w:val="NoSpacing"/>
                        <w:rPr>
                          <w:rStyle w:val="Strong"/>
                          <w:rFonts w:ascii="Consolas" w:eastAsia="Arial Unicode MS" w:hAnsi="Consolas" w:cs="Consolas"/>
                          <w:b w:val="0"/>
                        </w:rPr>
                      </w:pPr>
                      <w:r w:rsidRPr="00880C9B">
                        <w:rPr>
                          <w:rStyle w:val="Strong"/>
                          <w:rFonts w:ascii="Consolas" w:eastAsia="Arial Unicode MS" w:hAnsi="Consolas" w:cs="Consolas"/>
                          <w:b w:val="0"/>
                        </w:rPr>
                        <w:t>this.Scene.xAPI.sendStatement(null, stmt);</w:t>
                      </w:r>
                    </w:p>
                  </w:txbxContent>
                </v:textbox>
                <w10:anchorlock/>
              </v:shape>
            </w:pict>
          </mc:Fallback>
        </mc:AlternateContent>
      </w:r>
    </w:p>
    <w:p w14:paraId="067A5A87" w14:textId="77777777" w:rsidR="00880C9B" w:rsidRDefault="00880C9B" w:rsidP="00880C9B">
      <w:pPr>
        <w:pStyle w:val="NoSpacing"/>
        <w:numPr>
          <w:ilvl w:val="0"/>
          <w:numId w:val="6"/>
        </w:numPr>
      </w:pPr>
      <w:r>
        <w:t>That’s it! You can test the function by clicking the “Call Method” button. This will actually create a new post to the XAPI.</w:t>
      </w:r>
    </w:p>
    <w:p w14:paraId="1EEF8E77" w14:textId="77777777" w:rsidR="00880C9B" w:rsidRDefault="00880C9B" w:rsidP="00880C9B">
      <w:pPr>
        <w:pStyle w:val="NoSpacing"/>
      </w:pPr>
    </w:p>
    <w:p w14:paraId="67391F27" w14:textId="77777777" w:rsidR="00880C9B" w:rsidRDefault="00880C9B" w:rsidP="00880C9B">
      <w:pPr>
        <w:pStyle w:val="Heading1"/>
      </w:pPr>
      <w:r>
        <w:lastRenderedPageBreak/>
        <w:t>Apply the behavior to each Battery</w:t>
      </w:r>
    </w:p>
    <w:p w14:paraId="156D16A7" w14:textId="77777777" w:rsidR="00880C9B" w:rsidRDefault="00880C9B" w:rsidP="00880C9B">
      <w:r>
        <w:t xml:space="preserve">Now that we have the behavior, we are going to copy it to each of the other 3 batteries. </w:t>
      </w:r>
    </w:p>
    <w:p w14:paraId="150AC556" w14:textId="77777777" w:rsidR="00880C9B" w:rsidRDefault="00880C9B" w:rsidP="00880C9B">
      <w:pPr>
        <w:pStyle w:val="ListParagraph"/>
        <w:numPr>
          <w:ilvl w:val="0"/>
          <w:numId w:val="7"/>
        </w:numPr>
      </w:pPr>
      <w:r>
        <w:t>Minimize the script editor, but make sure that the behavior is still selected. You can tell by looking at the Hierarchy.</w:t>
      </w:r>
    </w:p>
    <w:p w14:paraId="59411E5A" w14:textId="77777777" w:rsidR="00880C9B" w:rsidRDefault="00880C9B" w:rsidP="00880C9B">
      <w:pPr>
        <w:pStyle w:val="ListParagraph"/>
        <w:numPr>
          <w:ilvl w:val="0"/>
          <w:numId w:val="7"/>
        </w:numPr>
      </w:pPr>
      <w:r>
        <w:t>Open up the “Properties” tab, and change the name of the behavior to “xAPI Post”</w:t>
      </w:r>
    </w:p>
    <w:p w14:paraId="32363FAF" w14:textId="77777777" w:rsidR="00880C9B" w:rsidRDefault="00880C9B" w:rsidP="00880C9B">
      <w:pPr>
        <w:pStyle w:val="ListParagraph"/>
        <w:numPr>
          <w:ilvl w:val="1"/>
          <w:numId w:val="7"/>
        </w:numPr>
      </w:pPr>
      <w:r>
        <w:rPr>
          <w:noProof/>
        </w:rPr>
        <w:drawing>
          <wp:inline distT="0" distB="0" distL="0" distR="0" wp14:anchorId="5BC97FDB" wp14:editId="5C3AE300">
            <wp:extent cx="3171825" cy="3267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171825" cy="3267075"/>
                    </a:xfrm>
                    <a:prstGeom prst="rect">
                      <a:avLst/>
                    </a:prstGeom>
                  </pic:spPr>
                </pic:pic>
              </a:graphicData>
            </a:graphic>
          </wp:inline>
        </w:drawing>
      </w:r>
    </w:p>
    <w:p w14:paraId="6635E002" w14:textId="77777777" w:rsidR="00880C9B" w:rsidRDefault="00880C9B" w:rsidP="00880C9B">
      <w:pPr>
        <w:pStyle w:val="ListParagraph"/>
        <w:numPr>
          <w:ilvl w:val="0"/>
          <w:numId w:val="7"/>
        </w:numPr>
      </w:pPr>
      <w:r>
        <w:t>From the top menu, select “Assets</w:t>
      </w:r>
      <w:ins w:id="84" w:author="MarvinD" w:date="2015-07-10T05:11:00Z">
        <w:r w:rsidR="00076D93">
          <w:t>,</w:t>
        </w:r>
      </w:ins>
      <w:r>
        <w:t>” then “Create New Asset</w:t>
      </w:r>
      <w:ins w:id="85" w:author="MarvinD" w:date="2015-07-10T05:11:00Z">
        <w:r w:rsidR="00076D93">
          <w:t>,</w:t>
        </w:r>
      </w:ins>
      <w:r>
        <w:t>” and finally “From Sel. Behavior</w:t>
      </w:r>
      <w:ins w:id="86" w:author="MarvinD" w:date="2015-07-10T05:11:00Z">
        <w:r w:rsidR="00076D93">
          <w:t>.</w:t>
        </w:r>
      </w:ins>
      <w:r>
        <w:t>”</w:t>
      </w:r>
      <w:del w:id="87" w:author="MarvinD" w:date="2015-07-10T05:11:00Z">
        <w:r w:rsidDel="00076D93">
          <w:delText>.</w:delText>
        </w:r>
      </w:del>
      <w:r>
        <w:t xml:space="preserve"> In the dialog that appears, </w:t>
      </w:r>
      <w:ins w:id="88" w:author="spotswoodL" w:date="2015-07-09T13:15:00Z">
        <w:r w:rsidR="00496A7D">
          <w:t>a</w:t>
        </w:r>
      </w:ins>
      <w:del w:id="89" w:author="spotswoodL" w:date="2015-07-09T13:15:00Z">
        <w:r w:rsidDel="00496A7D">
          <w:delText>A</w:delText>
        </w:r>
      </w:del>
      <w:r>
        <w:t>gain name the behavior “XAPI Post</w:t>
      </w:r>
      <w:ins w:id="90" w:author="spotswoodL" w:date="2015-07-09T13:15:00Z">
        <w:r w:rsidR="00496A7D">
          <w:t>,</w:t>
        </w:r>
      </w:ins>
      <w:r>
        <w:t>”</w:t>
      </w:r>
      <w:del w:id="91" w:author="spotswoodL" w:date="2015-07-09T13:15:00Z">
        <w:r w:rsidDel="00496A7D">
          <w:delText>,</w:delText>
        </w:r>
      </w:del>
      <w:r>
        <w:t xml:space="preserve"> and then click “Upload</w:t>
      </w:r>
      <w:ins w:id="92" w:author="spotswoodL" w:date="2015-07-09T13:15:00Z">
        <w:r w:rsidR="00496A7D">
          <w:t>.</w:t>
        </w:r>
      </w:ins>
      <w:r>
        <w:t>”</w:t>
      </w:r>
    </w:p>
    <w:p w14:paraId="3BDF98D9" w14:textId="77777777" w:rsidR="00880C9B" w:rsidRDefault="00880C9B" w:rsidP="00880C9B">
      <w:pPr>
        <w:pStyle w:val="ListParagraph"/>
        <w:numPr>
          <w:ilvl w:val="1"/>
          <w:numId w:val="7"/>
        </w:numPr>
      </w:pPr>
      <w:r>
        <w:rPr>
          <w:noProof/>
        </w:rPr>
        <w:lastRenderedPageBreak/>
        <w:drawing>
          <wp:inline distT="0" distB="0" distL="0" distR="0" wp14:anchorId="5A236D29" wp14:editId="1C1FA8E5">
            <wp:extent cx="3972234" cy="37617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977759" cy="3766973"/>
                    </a:xfrm>
                    <a:prstGeom prst="rect">
                      <a:avLst/>
                    </a:prstGeom>
                  </pic:spPr>
                </pic:pic>
              </a:graphicData>
            </a:graphic>
          </wp:inline>
        </w:drawing>
      </w:r>
    </w:p>
    <w:p w14:paraId="0BF79ACC" w14:textId="77777777" w:rsidR="008B25BF" w:rsidRDefault="008B25BF" w:rsidP="008B25BF">
      <w:pPr>
        <w:pStyle w:val="ListParagraph"/>
        <w:numPr>
          <w:ilvl w:val="0"/>
          <w:numId w:val="7"/>
        </w:numPr>
      </w:pPr>
      <w:r>
        <w:t>Close the “Manage Assets” window, and find the “Library” Tab on the left of the screen. Open this tab, and find the “My Behaviors” section. You should see an icon for “XAPI Post</w:t>
      </w:r>
      <w:ins w:id="93" w:author="spotswoodL" w:date="2015-07-09T16:10:00Z">
        <w:r w:rsidR="00027FF1">
          <w:t>.</w:t>
        </w:r>
      </w:ins>
      <w:r>
        <w:t xml:space="preserve">” </w:t>
      </w:r>
    </w:p>
    <w:p w14:paraId="34FA2F0B" w14:textId="77777777" w:rsidR="008B25BF" w:rsidRDefault="008B25BF" w:rsidP="008B25BF">
      <w:pPr>
        <w:pStyle w:val="ListParagraph"/>
        <w:numPr>
          <w:ilvl w:val="1"/>
          <w:numId w:val="7"/>
        </w:numPr>
      </w:pPr>
      <w:r>
        <w:rPr>
          <w:noProof/>
        </w:rPr>
        <w:drawing>
          <wp:inline distT="0" distB="0" distL="0" distR="0" wp14:anchorId="059F1B5B" wp14:editId="43E93472">
            <wp:extent cx="2600325" cy="2390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600325" cy="2390775"/>
                    </a:xfrm>
                    <a:prstGeom prst="rect">
                      <a:avLst/>
                    </a:prstGeom>
                  </pic:spPr>
                </pic:pic>
              </a:graphicData>
            </a:graphic>
          </wp:inline>
        </w:drawing>
      </w:r>
    </w:p>
    <w:p w14:paraId="7CEB95E7" w14:textId="77777777" w:rsidR="008B25BF" w:rsidRDefault="008B25BF" w:rsidP="008B25BF">
      <w:pPr>
        <w:pStyle w:val="ListParagraph"/>
        <w:numPr>
          <w:ilvl w:val="0"/>
          <w:numId w:val="7"/>
        </w:numPr>
      </w:pPr>
      <w:r>
        <w:t xml:space="preserve">Drag this icon and drop it onto the other 2 batteries. They will flash with a green outline to let you know you successfully applied the behavior. </w:t>
      </w:r>
    </w:p>
    <w:p w14:paraId="74E2C81C" w14:textId="77777777" w:rsidR="008B25BF" w:rsidRDefault="008B25BF" w:rsidP="008B25BF">
      <w:pPr>
        <w:pStyle w:val="ListParagraph"/>
        <w:numPr>
          <w:ilvl w:val="0"/>
          <w:numId w:val="7"/>
        </w:numPr>
      </w:pPr>
      <w:r>
        <w:t>That’s it! The world is now set up for XAPI tracking. Find the File menu at the top, and select “Log Out</w:t>
      </w:r>
      <w:ins w:id="94" w:author="spotswoodL" w:date="2015-07-09T16:10:00Z">
        <w:r w:rsidR="00027FF1">
          <w:t>.</w:t>
        </w:r>
      </w:ins>
      <w:r>
        <w:t>”</w:t>
      </w:r>
    </w:p>
    <w:p w14:paraId="3B23CA7D" w14:textId="77777777" w:rsidR="008B25BF" w:rsidRDefault="008B25BF" w:rsidP="008B25BF">
      <w:pPr>
        <w:pStyle w:val="Heading1"/>
      </w:pPr>
      <w:r>
        <w:lastRenderedPageBreak/>
        <w:t>Publish the world</w:t>
      </w:r>
    </w:p>
    <w:p w14:paraId="671C0209" w14:textId="77777777" w:rsidR="008B25BF" w:rsidRDefault="008B25BF" w:rsidP="008B25BF">
      <w:r>
        <w:t>Now that we’re finished editing, we can set it up so that visitors simply can play the game, rather than edit it. Return to the settings page</w:t>
      </w:r>
      <w:r w:rsidR="00565F4C">
        <w:t xml:space="preserve"> for the world, </w:t>
      </w:r>
      <w:del w:id="95" w:author="MarvinD" w:date="2015-07-10T05:12:00Z">
        <w:r w:rsidR="00565F4C" w:rsidDel="00076D93">
          <w:delText xml:space="preserve">can </w:delText>
        </w:r>
      </w:del>
      <w:ins w:id="96" w:author="MarvinD" w:date="2015-07-10T05:12:00Z">
        <w:r w:rsidR="00076D93">
          <w:t xml:space="preserve">and </w:t>
        </w:r>
      </w:ins>
      <w:r w:rsidR="00565F4C">
        <w:t xml:space="preserve">change the setting </w:t>
      </w:r>
      <w:del w:id="97" w:author="MarvinD" w:date="2015-07-10T05:13:00Z">
        <w:r w:rsidR="00565F4C" w:rsidDel="00076D93">
          <w:delText xml:space="preserve">like </w:delText>
        </w:r>
      </w:del>
      <w:ins w:id="98" w:author="MarvinD" w:date="2015-07-10T05:13:00Z">
        <w:r w:rsidR="00076D93">
          <w:t xml:space="preserve">per the example </w:t>
        </w:r>
      </w:ins>
      <w:r w:rsidR="00565F4C">
        <w:t xml:space="preserve">below. Once you’ve saved these settings, other users will be launched directly into the game. </w:t>
      </w:r>
    </w:p>
    <w:p w14:paraId="3887114D" w14:textId="77777777" w:rsidR="00565F4C" w:rsidRDefault="00565F4C" w:rsidP="008B25BF">
      <w:r>
        <w:rPr>
          <w:noProof/>
        </w:rPr>
        <w:drawing>
          <wp:inline distT="0" distB="0" distL="0" distR="0" wp14:anchorId="648DD0B4" wp14:editId="2F8C7AAF">
            <wp:extent cx="4429125" cy="407091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439677" cy="4080613"/>
                    </a:xfrm>
                    <a:prstGeom prst="rect">
                      <a:avLst/>
                    </a:prstGeom>
                  </pic:spPr>
                </pic:pic>
              </a:graphicData>
            </a:graphic>
          </wp:inline>
        </w:drawing>
      </w:r>
      <w:bookmarkStart w:id="99" w:name="_GoBack"/>
      <w:bookmarkEnd w:id="99"/>
    </w:p>
    <w:p w14:paraId="30AF7E61" w14:textId="77777777" w:rsidR="00565F4C" w:rsidRDefault="00565F4C" w:rsidP="008B25BF"/>
    <w:p w14:paraId="57902D0C" w14:textId="77777777" w:rsidR="008B25BF" w:rsidRDefault="00565F4C" w:rsidP="00565F4C">
      <w:pPr>
        <w:pStyle w:val="Heading1"/>
      </w:pPr>
      <w:r>
        <w:t>Conclusion</w:t>
      </w:r>
    </w:p>
    <w:p w14:paraId="511D0F15" w14:textId="77777777" w:rsidR="00565F4C" w:rsidRPr="00565F4C" w:rsidRDefault="00565F4C" w:rsidP="00565F4C">
      <w:r>
        <w:t xml:space="preserve">Now that we’ve enabled this game to track with the xAPI, we can review the data. Let’s visit the </w:t>
      </w:r>
      <w:r w:rsidR="00AD7558">
        <w:t xml:space="preserve">LRS to review the data that we’ve created. </w:t>
      </w:r>
    </w:p>
    <w:p w14:paraId="62D87DC8" w14:textId="77777777" w:rsidR="00565F4C" w:rsidRPr="008B25BF" w:rsidRDefault="00565F4C" w:rsidP="008B25BF"/>
    <w:sectPr w:rsidR="00565F4C" w:rsidRPr="008B25BF" w:rsidSect="001857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rvinD" w:date="2015-07-10T05:06:00Z" w:initials="M">
    <w:p w14:paraId="546D7CFA" w14:textId="77777777" w:rsidR="004B7E62" w:rsidRDefault="004B7E62">
      <w:pPr>
        <w:pStyle w:val="CommentText"/>
      </w:pPr>
      <w:r>
        <w:rPr>
          <w:rStyle w:val="CommentReference"/>
        </w:rPr>
        <w:annotationRef/>
      </w:r>
      <w:r>
        <w:t>Rob, will every person have a copy of the guide—or will you make it available to them afterwards?   I can see folks trying to write down each step—and after about 5 or 6 steps, folks will never remember the procedures.</w:t>
      </w:r>
    </w:p>
  </w:comment>
  <w:comment w:id="43" w:author="MarvinD" w:date="2015-07-10T04:56:00Z" w:initials="M">
    <w:p w14:paraId="07605339" w14:textId="77777777" w:rsidR="004B3E0B" w:rsidRDefault="004B3E0B">
      <w:pPr>
        <w:pStyle w:val="CommentText"/>
      </w:pPr>
      <w:r>
        <w:rPr>
          <w:rStyle w:val="CommentReference"/>
        </w:rPr>
        <w:annotationRef/>
      </w:r>
      <w:r>
        <w:t xml:space="preserve">Rob, I don’t think you need the multi-level list identifiers (e.g., a., b., c., etc.) in front of each picture.  Recommend delete.  I think the steps are self-explanatory.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D7CFA" w15:done="0"/>
  <w15:commentEx w15:paraId="076053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D285B"/>
    <w:multiLevelType w:val="hybridMultilevel"/>
    <w:tmpl w:val="265CD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15D1E"/>
    <w:multiLevelType w:val="hybridMultilevel"/>
    <w:tmpl w:val="669844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DE3F59"/>
    <w:multiLevelType w:val="hybridMultilevel"/>
    <w:tmpl w:val="85B6F8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75096"/>
    <w:multiLevelType w:val="hybridMultilevel"/>
    <w:tmpl w:val="8610A5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D45BBC"/>
    <w:multiLevelType w:val="hybridMultilevel"/>
    <w:tmpl w:val="195072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E06FFB"/>
    <w:multiLevelType w:val="hybridMultilevel"/>
    <w:tmpl w:val="8D186F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EA6BA4"/>
    <w:multiLevelType w:val="hybridMultilevel"/>
    <w:tmpl w:val="DF767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3"/>
  </w:num>
  <w:num w:numId="6">
    <w:abstractNumId w:val="6"/>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adwick, Robert C.">
    <w15:presenceInfo w15:providerId="AD" w15:userId="S-1-5-21-1127237947-1655602526-1538882281-3390"/>
  </w15:person>
  <w15:person w15:author="MarvinD">
    <w15:presenceInfo w15:providerId="None" w15:userId="Marvi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AAD"/>
    <w:rsid w:val="0002552C"/>
    <w:rsid w:val="00027FF1"/>
    <w:rsid w:val="00076D93"/>
    <w:rsid w:val="001857DD"/>
    <w:rsid w:val="00251063"/>
    <w:rsid w:val="002F3AAD"/>
    <w:rsid w:val="003416AE"/>
    <w:rsid w:val="00437105"/>
    <w:rsid w:val="00496A7D"/>
    <w:rsid w:val="004B3E0B"/>
    <w:rsid w:val="004B7E62"/>
    <w:rsid w:val="00565F4C"/>
    <w:rsid w:val="006F01A4"/>
    <w:rsid w:val="006F6322"/>
    <w:rsid w:val="007517FF"/>
    <w:rsid w:val="007A514F"/>
    <w:rsid w:val="00880C9B"/>
    <w:rsid w:val="008B25BF"/>
    <w:rsid w:val="00924A31"/>
    <w:rsid w:val="009256CC"/>
    <w:rsid w:val="009A4E6B"/>
    <w:rsid w:val="009B106C"/>
    <w:rsid w:val="00A0689A"/>
    <w:rsid w:val="00A07EA1"/>
    <w:rsid w:val="00A26661"/>
    <w:rsid w:val="00A3454A"/>
    <w:rsid w:val="00AD7558"/>
    <w:rsid w:val="00CC3A83"/>
    <w:rsid w:val="00D02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2FED"/>
  <w15:docId w15:val="{E67C6A3A-90C9-4D24-8D44-835742B6B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7DD"/>
  </w:style>
  <w:style w:type="paragraph" w:styleId="Heading1">
    <w:name w:val="heading 1"/>
    <w:basedOn w:val="Normal"/>
    <w:next w:val="Normal"/>
    <w:link w:val="Heading1Char"/>
    <w:uiPriority w:val="9"/>
    <w:qFormat/>
    <w:rsid w:val="00924A3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A31"/>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924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A3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07EA1"/>
    <w:pPr>
      <w:ind w:left="720"/>
      <w:contextualSpacing/>
    </w:pPr>
  </w:style>
  <w:style w:type="character" w:styleId="Hyperlink">
    <w:name w:val="Hyperlink"/>
    <w:basedOn w:val="DefaultParagraphFont"/>
    <w:uiPriority w:val="99"/>
    <w:unhideWhenUsed/>
    <w:rsid w:val="009256CC"/>
    <w:rPr>
      <w:color w:val="0000FF" w:themeColor="hyperlink"/>
      <w:u w:val="single"/>
    </w:rPr>
  </w:style>
  <w:style w:type="character" w:styleId="FollowedHyperlink">
    <w:name w:val="FollowedHyperlink"/>
    <w:basedOn w:val="DefaultParagraphFont"/>
    <w:uiPriority w:val="99"/>
    <w:semiHidden/>
    <w:unhideWhenUsed/>
    <w:rsid w:val="009256CC"/>
    <w:rPr>
      <w:color w:val="800080" w:themeColor="followedHyperlink"/>
      <w:u w:val="single"/>
    </w:rPr>
  </w:style>
  <w:style w:type="paragraph" w:styleId="NoSpacing">
    <w:name w:val="No Spacing"/>
    <w:uiPriority w:val="1"/>
    <w:qFormat/>
    <w:rsid w:val="003416AE"/>
    <w:pPr>
      <w:spacing w:after="0" w:line="240" w:lineRule="auto"/>
    </w:pPr>
  </w:style>
  <w:style w:type="character" w:styleId="Strong">
    <w:name w:val="Strong"/>
    <w:basedOn w:val="DefaultParagraphFont"/>
    <w:uiPriority w:val="22"/>
    <w:qFormat/>
    <w:rsid w:val="009A4E6B"/>
    <w:rPr>
      <w:b/>
      <w:bCs/>
    </w:rPr>
  </w:style>
  <w:style w:type="paragraph" w:styleId="BalloonText">
    <w:name w:val="Balloon Text"/>
    <w:basedOn w:val="Normal"/>
    <w:link w:val="BalloonTextChar"/>
    <w:uiPriority w:val="99"/>
    <w:semiHidden/>
    <w:unhideWhenUsed/>
    <w:rsid w:val="00A34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54A"/>
    <w:rPr>
      <w:rFonts w:ascii="Tahoma" w:hAnsi="Tahoma" w:cs="Tahoma"/>
      <w:sz w:val="16"/>
      <w:szCs w:val="16"/>
    </w:rPr>
  </w:style>
  <w:style w:type="character" w:styleId="CommentReference">
    <w:name w:val="annotation reference"/>
    <w:basedOn w:val="DefaultParagraphFont"/>
    <w:uiPriority w:val="99"/>
    <w:semiHidden/>
    <w:unhideWhenUsed/>
    <w:rsid w:val="004B3E0B"/>
    <w:rPr>
      <w:sz w:val="16"/>
      <w:szCs w:val="16"/>
    </w:rPr>
  </w:style>
  <w:style w:type="paragraph" w:styleId="CommentText">
    <w:name w:val="annotation text"/>
    <w:basedOn w:val="Normal"/>
    <w:link w:val="CommentTextChar"/>
    <w:uiPriority w:val="99"/>
    <w:semiHidden/>
    <w:unhideWhenUsed/>
    <w:rsid w:val="004B3E0B"/>
    <w:pPr>
      <w:spacing w:line="240" w:lineRule="auto"/>
    </w:pPr>
    <w:rPr>
      <w:sz w:val="20"/>
      <w:szCs w:val="20"/>
    </w:rPr>
  </w:style>
  <w:style w:type="character" w:customStyle="1" w:styleId="CommentTextChar">
    <w:name w:val="Comment Text Char"/>
    <w:basedOn w:val="DefaultParagraphFont"/>
    <w:link w:val="CommentText"/>
    <w:uiPriority w:val="99"/>
    <w:semiHidden/>
    <w:rsid w:val="004B3E0B"/>
    <w:rPr>
      <w:sz w:val="20"/>
      <w:szCs w:val="20"/>
    </w:rPr>
  </w:style>
  <w:style w:type="paragraph" w:styleId="CommentSubject">
    <w:name w:val="annotation subject"/>
    <w:basedOn w:val="CommentText"/>
    <w:next w:val="CommentText"/>
    <w:link w:val="CommentSubjectChar"/>
    <w:uiPriority w:val="99"/>
    <w:semiHidden/>
    <w:unhideWhenUsed/>
    <w:rsid w:val="004B3E0B"/>
    <w:rPr>
      <w:b/>
      <w:bCs/>
    </w:rPr>
  </w:style>
  <w:style w:type="character" w:customStyle="1" w:styleId="CommentSubjectChar">
    <w:name w:val="Comment Subject Char"/>
    <w:basedOn w:val="CommentTextChar"/>
    <w:link w:val="CommentSubject"/>
    <w:uiPriority w:val="99"/>
    <w:semiHidden/>
    <w:rsid w:val="004B3E0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1107</Words>
  <Characters>6315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Chadwick, Robert C.</dc:creator>
  <cp:lastModifiedBy>Chadwick, Robert C.</cp:lastModifiedBy>
  <cp:revision>3</cp:revision>
  <cp:lastPrinted>2015-07-13T20:07:00Z</cp:lastPrinted>
  <dcterms:created xsi:type="dcterms:W3CDTF">2015-07-13T20:06:00Z</dcterms:created>
  <dcterms:modified xsi:type="dcterms:W3CDTF">2015-07-13T20:09:00Z</dcterms:modified>
</cp:coreProperties>
</file>